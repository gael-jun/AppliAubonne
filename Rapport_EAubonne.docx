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F0BE" w14:textId="77777777" w:rsidR="00741AA0" w:rsidRPr="00347E11" w:rsidRDefault="00741AA0" w:rsidP="0012138C">
      <w:pPr>
        <w:spacing w:line="360" w:lineRule="auto"/>
        <w:ind w:left="2124" w:firstLine="708"/>
        <w:jc w:val="both"/>
        <w:rPr>
          <w:rFonts w:ascii="Times New Roman" w:hAnsi="Times New Roman" w:cs="Times New Roman"/>
          <w:sz w:val="24"/>
          <w:szCs w:val="24"/>
        </w:rPr>
      </w:pPr>
      <w:bookmarkStart w:id="0" w:name="_Hlk136811335"/>
      <w:r w:rsidRPr="00347E11">
        <w:rPr>
          <w:rFonts w:ascii="Times New Roman" w:hAnsi="Times New Roman" w:cs="Times New Roman"/>
          <w:sz w:val="24"/>
          <w:szCs w:val="24"/>
        </w:rPr>
        <w:t>RÉPUBLIQUE DE CÔTE D’IVOIRE</w:t>
      </w:r>
    </w:p>
    <w:p w14:paraId="64BD53A8" w14:textId="77777777" w:rsidR="00741AA0" w:rsidRPr="00347E11" w:rsidRDefault="00741AA0" w:rsidP="0012138C">
      <w:pPr>
        <w:spacing w:line="360" w:lineRule="auto"/>
        <w:jc w:val="center"/>
        <w:rPr>
          <w:rFonts w:ascii="Times New Roman" w:hAnsi="Times New Roman" w:cs="Times New Roman"/>
          <w:sz w:val="24"/>
          <w:szCs w:val="24"/>
        </w:rPr>
      </w:pPr>
      <w:r w:rsidRPr="00347E11">
        <w:rPr>
          <w:rFonts w:ascii="Times New Roman" w:hAnsi="Times New Roman" w:cs="Times New Roman"/>
          <w:noProof/>
          <w:sz w:val="24"/>
          <w:szCs w:val="24"/>
          <w:lang w:eastAsia="fr-FR"/>
        </w:rPr>
        <w:drawing>
          <wp:inline distT="0" distB="0" distL="0" distR="0" wp14:anchorId="2F476D4E" wp14:editId="62392905">
            <wp:extent cx="819150" cy="723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150" cy="723900"/>
                    </a:xfrm>
                    <a:prstGeom prst="rect">
                      <a:avLst/>
                    </a:prstGeom>
                    <a:noFill/>
                    <a:ln>
                      <a:noFill/>
                    </a:ln>
                  </pic:spPr>
                </pic:pic>
              </a:graphicData>
            </a:graphic>
          </wp:inline>
        </w:drawing>
      </w:r>
    </w:p>
    <w:p w14:paraId="4E3F3B6F" w14:textId="77777777" w:rsidR="00741AA0" w:rsidRPr="00347E11" w:rsidRDefault="00881A4E" w:rsidP="001213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41AA0" w:rsidRPr="00347E11">
        <w:rPr>
          <w:rFonts w:ascii="Times New Roman" w:hAnsi="Times New Roman" w:cs="Times New Roman"/>
          <w:sz w:val="24"/>
          <w:szCs w:val="24"/>
        </w:rPr>
        <w:t>Union – Discipline – Travail</w:t>
      </w:r>
    </w:p>
    <w:tbl>
      <w:tblPr>
        <w:tblStyle w:val="Grilledutableau"/>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741AA0" w:rsidRPr="00347E11" w14:paraId="51010DCE" w14:textId="77777777" w:rsidTr="00741AA0">
        <w:tc>
          <w:tcPr>
            <w:tcW w:w="10206" w:type="dxa"/>
            <w:vAlign w:val="center"/>
            <w:hideMark/>
          </w:tcPr>
          <w:p w14:paraId="6AD7DE46" w14:textId="77777777" w:rsidR="00741AA0" w:rsidRPr="00347E11" w:rsidRDefault="00741AA0" w:rsidP="0012138C">
            <w:pPr>
              <w:spacing w:line="360" w:lineRule="auto"/>
              <w:jc w:val="center"/>
              <w:rPr>
                <w:rFonts w:ascii="Times New Roman" w:hAnsi="Times New Roman" w:cs="Times New Roman"/>
                <w:noProof/>
                <w:sz w:val="24"/>
                <w:szCs w:val="24"/>
              </w:rPr>
            </w:pPr>
            <w:r w:rsidRPr="00347E11">
              <w:rPr>
                <w:rFonts w:ascii="Times New Roman" w:hAnsi="Times New Roman" w:cs="Times New Roman"/>
                <w:noProof/>
                <w:sz w:val="24"/>
                <w:szCs w:val="24"/>
                <w:lang w:eastAsia="fr-FR"/>
              </w:rPr>
              <w:drawing>
                <wp:inline distT="0" distB="0" distL="0" distR="0" wp14:anchorId="45E77CEF" wp14:editId="5CB0A7AD">
                  <wp:extent cx="1657350" cy="5429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7350" cy="542925"/>
                          </a:xfrm>
                          <a:prstGeom prst="rect">
                            <a:avLst/>
                          </a:prstGeom>
                          <a:noFill/>
                          <a:ln>
                            <a:noFill/>
                          </a:ln>
                        </pic:spPr>
                      </pic:pic>
                    </a:graphicData>
                  </a:graphic>
                </wp:inline>
              </w:drawing>
            </w:r>
          </w:p>
          <w:p w14:paraId="7677122C" w14:textId="77777777" w:rsidR="00741AA0" w:rsidRPr="00347E11" w:rsidRDefault="00741AA0" w:rsidP="0012138C">
            <w:pPr>
              <w:spacing w:line="360" w:lineRule="auto"/>
              <w:jc w:val="center"/>
              <w:rPr>
                <w:rFonts w:ascii="Times New Roman" w:hAnsi="Times New Roman" w:cs="Times New Roman"/>
                <w:noProof/>
                <w:sz w:val="24"/>
                <w:szCs w:val="24"/>
              </w:rPr>
            </w:pPr>
            <w:r w:rsidRPr="00347E11">
              <w:rPr>
                <w:rFonts w:ascii="Times New Roman" w:hAnsi="Times New Roman" w:cs="Times New Roman"/>
                <w:noProof/>
                <w:sz w:val="24"/>
                <w:szCs w:val="24"/>
                <w:lang w:eastAsia="fr-FR"/>
              </w:rPr>
              <w:drawing>
                <wp:inline distT="0" distB="0" distL="0" distR="0" wp14:anchorId="001D834D" wp14:editId="0742C039">
                  <wp:extent cx="3276600" cy="542925"/>
                  <wp:effectExtent l="0" t="0" r="0" b="9525"/>
                  <wp:docPr id="2" name="Image 2" descr="Site Officiel de l'Institut National Polytechnique Félix HOUPHOUËT-BOIG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Site Officiel de l'Institut National Polytechnique Félix HOUPHOUËT-BOIGNY"/>
                          <pic:cNvPicPr>
                            <a:picLocks noChangeAspect="1" noChangeArrowheads="1"/>
                          </pic:cNvPicPr>
                        </pic:nvPicPr>
                        <pic:blipFill>
                          <a:blip r:embed="rId13" cstate="print">
                            <a:extLst>
                              <a:ext uri="{28A0092B-C50C-407E-A947-70E740481C1C}">
                                <a14:useLocalDpi xmlns:a14="http://schemas.microsoft.com/office/drawing/2010/main" val="0"/>
                              </a:ext>
                            </a:extLst>
                          </a:blip>
                          <a:srcRect l="9103" r="10599"/>
                          <a:stretch>
                            <a:fillRect/>
                          </a:stretch>
                        </pic:blipFill>
                        <pic:spPr bwMode="auto">
                          <a:xfrm>
                            <a:off x="0" y="0"/>
                            <a:ext cx="3276600" cy="542925"/>
                          </a:xfrm>
                          <a:prstGeom prst="rect">
                            <a:avLst/>
                          </a:prstGeom>
                          <a:noFill/>
                          <a:ln>
                            <a:noFill/>
                          </a:ln>
                        </pic:spPr>
                      </pic:pic>
                    </a:graphicData>
                  </a:graphic>
                </wp:inline>
              </w:drawing>
            </w:r>
          </w:p>
        </w:tc>
      </w:tr>
    </w:tbl>
    <w:p w14:paraId="307B805D" w14:textId="77777777" w:rsidR="007D26DE" w:rsidRPr="00347E11" w:rsidRDefault="00741AA0" w:rsidP="0012138C">
      <w:pPr>
        <w:spacing w:line="360" w:lineRule="auto"/>
        <w:jc w:val="center"/>
        <w:rPr>
          <w:rFonts w:ascii="Times New Roman" w:hAnsi="Times New Roman" w:cs="Times New Roman"/>
          <w:sz w:val="24"/>
          <w:szCs w:val="24"/>
        </w:rPr>
      </w:pPr>
      <w:r w:rsidRPr="00347E11">
        <w:rPr>
          <w:rFonts w:ascii="Times New Roman" w:hAnsi="Times New Roman" w:cs="Times New Roman"/>
          <w:noProof/>
          <w:sz w:val="24"/>
          <w:szCs w:val="24"/>
          <w:lang w:eastAsia="fr-FR"/>
        </w:rPr>
        <w:drawing>
          <wp:inline distT="0" distB="0" distL="0" distR="0" wp14:anchorId="26D4F45F" wp14:editId="52AFA210">
            <wp:extent cx="542925" cy="542925"/>
            <wp:effectExtent l="0" t="0" r="9525" b="9525"/>
            <wp:docPr id="1" name="Image 1" descr="Institut National Polytechnique Félix HOUPHOUËT-BOIGN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Institut National Polytechnique Félix HOUPHOUËT-BOIGNY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0CF8322D" w14:textId="77777777" w:rsidR="00B04FDC" w:rsidRPr="00347E11" w:rsidRDefault="00B04FDC" w:rsidP="00A865CA">
      <w:pPr>
        <w:spacing w:after="0" w:line="360" w:lineRule="auto"/>
        <w:jc w:val="center"/>
        <w:rPr>
          <w:rFonts w:ascii="Times New Roman" w:hAnsi="Times New Roman" w:cs="Times New Roman"/>
          <w:color w:val="000000" w:themeColor="text1"/>
          <w:sz w:val="24"/>
          <w:szCs w:val="24"/>
        </w:rPr>
      </w:pPr>
      <w:r w:rsidRPr="00B46853">
        <w:rPr>
          <w:rFonts w:ascii="Times New Roman" w:hAnsi="Times New Roman" w:cs="Times New Roman"/>
          <w:color w:val="000000" w:themeColor="text1"/>
          <w:sz w:val="24"/>
          <w:szCs w:val="24"/>
        </w:rPr>
        <w:t>RAPPORT DE PROJET INTERNE :</w:t>
      </w:r>
    </w:p>
    <w:p w14:paraId="28A99947" w14:textId="77777777" w:rsidR="00B04FDC" w:rsidRPr="00347E11" w:rsidRDefault="007D26DE" w:rsidP="0012138C">
      <w:pPr>
        <w:spacing w:line="360" w:lineRule="auto"/>
        <w:jc w:val="both"/>
        <w:rPr>
          <w:rFonts w:ascii="Times New Roman" w:hAnsi="Times New Roman" w:cs="Times New Roman"/>
          <w:sz w:val="24"/>
          <w:szCs w:val="24"/>
        </w:rPr>
      </w:pPr>
      <w:r w:rsidRPr="00347E11">
        <w:rPr>
          <w:rFonts w:ascii="Times New Roman" w:hAnsi="Times New Roman" w:cs="Times New Roman"/>
          <w:noProof/>
          <w:sz w:val="24"/>
          <w:szCs w:val="24"/>
          <w:lang w:eastAsia="fr-FR"/>
        </w:rPr>
        <mc:AlternateContent>
          <mc:Choice Requires="wps">
            <w:drawing>
              <wp:anchor distT="0" distB="0" distL="114300" distR="114300" simplePos="0" relativeHeight="251658240" behindDoc="0" locked="0" layoutInCell="1" allowOverlap="1" wp14:anchorId="36E92E4C" wp14:editId="2AA1D9C0">
                <wp:simplePos x="0" y="0"/>
                <wp:positionH relativeFrom="margin">
                  <wp:posOffset>-43509</wp:posOffset>
                </wp:positionH>
                <wp:positionV relativeFrom="page">
                  <wp:posOffset>4883719</wp:posOffset>
                </wp:positionV>
                <wp:extent cx="5999871" cy="2313354"/>
                <wp:effectExtent l="0" t="0" r="127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9871" cy="2313354"/>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AC6097" w14:textId="77777777" w:rsidR="00B77B4B" w:rsidRDefault="00B77B4B" w:rsidP="004C155A">
                            <w:pPr>
                              <w:jc w:val="center"/>
                              <w:rPr>
                                <w:rFonts w:ascii="Times New Roman" w:hAnsi="Times New Roman" w:cs="Times New Roman"/>
                                <w:b/>
                                <w:color w:val="000000" w:themeColor="text1"/>
                                <w:sz w:val="36"/>
                                <w:szCs w:val="36"/>
                                <w:u w:val="single"/>
                              </w:rPr>
                            </w:pPr>
                          </w:p>
                          <w:p w14:paraId="180264D0" w14:textId="77777777" w:rsidR="00B77B4B" w:rsidRPr="00A865CA" w:rsidRDefault="00B77B4B" w:rsidP="004C155A">
                            <w:pPr>
                              <w:jc w:val="center"/>
                              <w:rPr>
                                <w:rFonts w:ascii="Times New Roman" w:hAnsi="Times New Roman" w:cs="Times New Roman"/>
                                <w:b/>
                                <w:color w:val="000000" w:themeColor="text1"/>
                                <w:sz w:val="36"/>
                                <w:szCs w:val="36"/>
                              </w:rPr>
                            </w:pPr>
                            <w:r w:rsidRPr="00B46853">
                              <w:rPr>
                                <w:rFonts w:ascii="Times New Roman" w:hAnsi="Times New Roman" w:cs="Times New Roman"/>
                                <w:b/>
                                <w:color w:val="000000" w:themeColor="text1"/>
                                <w:sz w:val="36"/>
                                <w:szCs w:val="36"/>
                              </w:rPr>
                              <w:t>ETUDE ET MISE EN PLACE D’UNE APPLICATION DE GESTION DES PROCESSUS : CAS DE LA PRISE D'AUTORISATION ET DE LA GESTION DES CARNETS MEDICAUX POUR L'INFIRMERIE DE L'INP-HB</w:t>
                            </w:r>
                          </w:p>
                          <w:p w14:paraId="2EE23EE1" w14:textId="77777777" w:rsidR="00B77B4B" w:rsidRPr="008019DB" w:rsidRDefault="00B77B4B" w:rsidP="00741AA0">
                            <w:pPr>
                              <w:spacing w:after="0"/>
                              <w:jc w:val="center"/>
                              <w:rPr>
                                <w:rFonts w:ascii="Times New Roman" w:hAnsi="Times New Roman" w:cs="Times New Roman"/>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E92E4C" id="Rectangle 6" o:spid="_x0000_s1026" style="position:absolute;left:0;text-align:left;margin-left:-3.45pt;margin-top:384.55pt;width:472.45pt;height:182.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" fillcolor="#f7caac [1301]" stroked="f" strokeweight="1pt">
                <v:textbox>
                  <w:txbxContent>
                    <w:p w14:paraId="48AC6097" w14:textId="77777777" w:rsidR="00B77B4B" w:rsidRDefault="00B77B4B" w:rsidP="004C155A">
                      <w:pPr>
                        <w:jc w:val="center"/>
                        <w:rPr>
                          <w:rFonts w:ascii="Times New Roman" w:hAnsi="Times New Roman" w:cs="Times New Roman"/>
                          <w:b/>
                          <w:color w:val="000000" w:themeColor="text1"/>
                          <w:sz w:val="36"/>
                          <w:szCs w:val="36"/>
                          <w:u w:val="single"/>
                        </w:rPr>
                      </w:pPr>
                    </w:p>
                    <w:p w14:paraId="180264D0" w14:textId="77777777" w:rsidR="00B77B4B" w:rsidRPr="00A865CA" w:rsidRDefault="00B77B4B" w:rsidP="004C155A">
                      <w:pPr>
                        <w:jc w:val="center"/>
                        <w:rPr>
                          <w:rFonts w:ascii="Times New Roman" w:hAnsi="Times New Roman" w:cs="Times New Roman"/>
                          <w:b/>
                          <w:color w:val="000000" w:themeColor="text1"/>
                          <w:sz w:val="36"/>
                          <w:szCs w:val="36"/>
                        </w:rPr>
                      </w:pPr>
                      <w:r w:rsidRPr="00B46853">
                        <w:rPr>
                          <w:rFonts w:ascii="Times New Roman" w:hAnsi="Times New Roman" w:cs="Times New Roman"/>
                          <w:b/>
                          <w:color w:val="000000" w:themeColor="text1"/>
                          <w:sz w:val="36"/>
                          <w:szCs w:val="36"/>
                        </w:rPr>
                        <w:t>ETUDE ET MISE EN PLACE D’UNE APPLICATION DE GESTION DES PROCESSUS : CAS DE LA PRISE D'AUTORISATION ET DE LA GESTION DES CARNETS MEDICAUX POUR L'INFIRMERIE DE L'INP-HB</w:t>
                      </w:r>
                    </w:p>
                    <w:p w14:paraId="2EE23EE1" w14:textId="77777777" w:rsidR="00B77B4B" w:rsidRPr="008019DB" w:rsidRDefault="00B77B4B" w:rsidP="00741AA0">
                      <w:pPr>
                        <w:spacing w:after="0"/>
                        <w:jc w:val="center"/>
                        <w:rPr>
                          <w:rFonts w:ascii="Times New Roman" w:hAnsi="Times New Roman" w:cs="Times New Roman"/>
                          <w:color w:val="000000" w:themeColor="text1"/>
                          <w:sz w:val="28"/>
                          <w:szCs w:val="28"/>
                        </w:rPr>
                      </w:pPr>
                    </w:p>
                  </w:txbxContent>
                </v:textbox>
                <w10:wrap anchorx="margin" anchory="page"/>
              </v:rect>
            </w:pict>
          </mc:Fallback>
        </mc:AlternateContent>
      </w:r>
    </w:p>
    <w:p w14:paraId="0D6A03BA" w14:textId="77777777" w:rsidR="00741AA0" w:rsidRPr="00347E11" w:rsidRDefault="00741AA0" w:rsidP="0012138C">
      <w:pPr>
        <w:spacing w:line="360" w:lineRule="auto"/>
        <w:jc w:val="both"/>
        <w:rPr>
          <w:rFonts w:ascii="Times New Roman" w:hAnsi="Times New Roman" w:cs="Times New Roman"/>
          <w:sz w:val="24"/>
          <w:szCs w:val="24"/>
        </w:rPr>
      </w:pPr>
    </w:p>
    <w:p w14:paraId="371D9C43" w14:textId="77777777" w:rsidR="008019DB" w:rsidRPr="00347E11" w:rsidRDefault="008019DB" w:rsidP="0012138C">
      <w:pPr>
        <w:spacing w:line="360" w:lineRule="auto"/>
        <w:jc w:val="both"/>
        <w:rPr>
          <w:rFonts w:ascii="Times New Roman" w:hAnsi="Times New Roman" w:cs="Times New Roman"/>
          <w:b/>
          <w:sz w:val="24"/>
          <w:szCs w:val="24"/>
          <w:u w:val="single"/>
        </w:rPr>
      </w:pPr>
    </w:p>
    <w:p w14:paraId="060077D5" w14:textId="77777777" w:rsidR="00B04FDC" w:rsidRPr="00347E11" w:rsidRDefault="00B04FDC" w:rsidP="0012138C">
      <w:pPr>
        <w:spacing w:line="360" w:lineRule="auto"/>
        <w:jc w:val="both"/>
        <w:rPr>
          <w:rFonts w:ascii="Times New Roman" w:hAnsi="Times New Roman" w:cs="Times New Roman"/>
          <w:sz w:val="24"/>
          <w:szCs w:val="24"/>
          <w:u w:val="single"/>
        </w:rPr>
      </w:pPr>
    </w:p>
    <w:p w14:paraId="5B01D06A" w14:textId="77777777" w:rsidR="00B04FDC" w:rsidRPr="00347E11" w:rsidRDefault="00B04FDC" w:rsidP="0012138C">
      <w:pPr>
        <w:spacing w:line="360" w:lineRule="auto"/>
        <w:jc w:val="both"/>
        <w:rPr>
          <w:rFonts w:ascii="Times New Roman" w:hAnsi="Times New Roman" w:cs="Times New Roman"/>
          <w:sz w:val="24"/>
          <w:szCs w:val="24"/>
          <w:u w:val="single"/>
        </w:rPr>
      </w:pPr>
    </w:p>
    <w:p w14:paraId="6FA54886" w14:textId="77777777" w:rsidR="00B04FDC" w:rsidRPr="00347E11" w:rsidRDefault="00B04FDC" w:rsidP="0012138C">
      <w:pPr>
        <w:spacing w:line="360" w:lineRule="auto"/>
        <w:jc w:val="both"/>
        <w:rPr>
          <w:rFonts w:ascii="Times New Roman" w:hAnsi="Times New Roman" w:cs="Times New Roman"/>
          <w:sz w:val="24"/>
          <w:szCs w:val="24"/>
          <w:u w:val="single"/>
        </w:rPr>
      </w:pPr>
    </w:p>
    <w:p w14:paraId="32DC2A9A" w14:textId="77777777" w:rsidR="004C155A" w:rsidRPr="00347E11" w:rsidRDefault="004C155A" w:rsidP="0012138C">
      <w:pPr>
        <w:spacing w:line="360" w:lineRule="auto"/>
        <w:jc w:val="both"/>
        <w:rPr>
          <w:rFonts w:ascii="Times New Roman" w:hAnsi="Times New Roman" w:cs="Times New Roman"/>
          <w:sz w:val="24"/>
          <w:szCs w:val="24"/>
          <w:u w:val="single"/>
        </w:rPr>
      </w:pPr>
    </w:p>
    <w:p w14:paraId="435B1B67" w14:textId="77777777" w:rsidR="00741AA0" w:rsidRPr="00347E11" w:rsidRDefault="004C155A" w:rsidP="0012138C">
      <w:pPr>
        <w:spacing w:line="360" w:lineRule="auto"/>
        <w:jc w:val="both"/>
        <w:rPr>
          <w:rFonts w:ascii="Times New Roman" w:hAnsi="Times New Roman" w:cs="Times New Roman"/>
          <w:sz w:val="24"/>
          <w:szCs w:val="24"/>
          <w:u w:val="single"/>
        </w:rPr>
      </w:pPr>
      <w:r w:rsidRPr="00347E11">
        <w:rPr>
          <w:rFonts w:ascii="Times New Roman" w:hAnsi="Times New Roman" w:cs="Times New Roman"/>
          <w:noProof/>
          <w:sz w:val="24"/>
          <w:szCs w:val="24"/>
          <w:lang w:eastAsia="fr-FR"/>
        </w:rPr>
        <mc:AlternateContent>
          <mc:Choice Requires="wps">
            <w:drawing>
              <wp:anchor distT="0" distB="0" distL="114300" distR="114300" simplePos="0" relativeHeight="251658242" behindDoc="0" locked="0" layoutInCell="1" allowOverlap="1" wp14:anchorId="1E2B60CF" wp14:editId="012DB8AC">
                <wp:simplePos x="0" y="0"/>
                <wp:positionH relativeFrom="margin">
                  <wp:align>right</wp:align>
                </wp:positionH>
                <wp:positionV relativeFrom="paragraph">
                  <wp:posOffset>361950</wp:posOffset>
                </wp:positionV>
                <wp:extent cx="2665730" cy="1104265"/>
                <wp:effectExtent l="0" t="0" r="20320" b="19685"/>
                <wp:wrapTopAndBottom/>
                <wp:docPr id="11" name="Zone de texte 11"/>
                <wp:cNvGraphicFramePr/>
                <a:graphic xmlns:a="http://schemas.openxmlformats.org/drawingml/2006/main">
                  <a:graphicData uri="http://schemas.microsoft.com/office/word/2010/wordprocessingShape">
                    <wps:wsp>
                      <wps:cNvSpPr txBox="1"/>
                      <wps:spPr>
                        <a:xfrm>
                          <a:off x="0" y="0"/>
                          <a:ext cx="2665730" cy="1104265"/>
                        </a:xfrm>
                        <a:prstGeom prst="rect">
                          <a:avLst/>
                        </a:prstGeom>
                        <a:solidFill>
                          <a:schemeClr val="lt1"/>
                        </a:solidFill>
                        <a:ln w="6350">
                          <a:solidFill>
                            <a:schemeClr val="bg1"/>
                          </a:solidFill>
                        </a:ln>
                      </wps:spPr>
                      <wps:txbx>
                        <w:txbxContent>
                          <w:p w14:paraId="7B085C72" w14:textId="77777777" w:rsidR="00B77B4B" w:rsidRPr="00F97183" w:rsidRDefault="00B77B4B" w:rsidP="004C155A">
                            <w:pPr>
                              <w:spacing w:line="240" w:lineRule="auto"/>
                              <w:rPr>
                                <w:rFonts w:ascii="Times New Roman" w:hAnsi="Times New Roman" w:cs="Times New Roman"/>
                                <w:sz w:val="28"/>
                                <w:szCs w:val="28"/>
                                <w:u w:val="single"/>
                              </w:rPr>
                            </w:pPr>
                            <w:r w:rsidRPr="00F97183">
                              <w:rPr>
                                <w:rFonts w:ascii="Times New Roman" w:hAnsi="Times New Roman" w:cs="Times New Roman"/>
                                <w:sz w:val="28"/>
                                <w:szCs w:val="28"/>
                                <w:u w:val="single"/>
                              </w:rPr>
                              <w:t>Professeur</w:t>
                            </w:r>
                            <w:r>
                              <w:rPr>
                                <w:rFonts w:ascii="Times New Roman" w:hAnsi="Times New Roman" w:cs="Times New Roman"/>
                                <w:sz w:val="28"/>
                                <w:szCs w:val="28"/>
                                <w:u w:val="single"/>
                              </w:rPr>
                              <w:t xml:space="preserve"> encadreur</w:t>
                            </w:r>
                            <w:r w:rsidRPr="00F97183">
                              <w:rPr>
                                <w:rFonts w:ascii="Times New Roman" w:hAnsi="Times New Roman" w:cs="Times New Roman"/>
                                <w:sz w:val="28"/>
                                <w:szCs w:val="28"/>
                                <w:u w:val="single"/>
                              </w:rPr>
                              <w:t xml:space="preserve"> : </w:t>
                            </w:r>
                          </w:p>
                          <w:p w14:paraId="0ACF8AD6" w14:textId="77777777" w:rsidR="00B77B4B" w:rsidRPr="00F97183" w:rsidRDefault="00B77B4B" w:rsidP="004C155A">
                            <w:pPr>
                              <w:spacing w:line="240" w:lineRule="auto"/>
                              <w:rPr>
                                <w:rFonts w:ascii="Times New Roman" w:hAnsi="Times New Roman" w:cs="Times New Roman"/>
                                <w:sz w:val="28"/>
                                <w:szCs w:val="28"/>
                              </w:rPr>
                            </w:pPr>
                            <w:r>
                              <w:rPr>
                                <w:rFonts w:ascii="Times New Roman" w:hAnsi="Times New Roman" w:cs="Times New Roman"/>
                                <w:sz w:val="28"/>
                                <w:szCs w:val="28"/>
                              </w:rPr>
                              <w:t>D</w:t>
                            </w:r>
                            <w:r w:rsidRPr="00F97183">
                              <w:rPr>
                                <w:rFonts w:ascii="Times New Roman" w:hAnsi="Times New Roman" w:cs="Times New Roman"/>
                                <w:sz w:val="28"/>
                                <w:szCs w:val="28"/>
                              </w:rPr>
                              <w:t xml:space="preserve">r ASSIELOU </w:t>
                            </w:r>
                            <w:proofErr w:type="spellStart"/>
                            <w:r w:rsidRPr="00F97183">
                              <w:rPr>
                                <w:rFonts w:ascii="Times New Roman" w:hAnsi="Times New Roman" w:cs="Times New Roman"/>
                                <w:sz w:val="28"/>
                                <w:szCs w:val="28"/>
                              </w:rPr>
                              <w:t>Kouame</w:t>
                            </w:r>
                            <w:proofErr w:type="spellEnd"/>
                            <w:r>
                              <w:rPr>
                                <w:rFonts w:ascii="Times New Roman" w:hAnsi="Times New Roman" w:cs="Times New Roman"/>
                                <w:sz w:val="28"/>
                                <w:szCs w:val="28"/>
                              </w:rPr>
                              <w:t xml:space="preserve"> Abel</w:t>
                            </w:r>
                          </w:p>
                          <w:p w14:paraId="570DEC50" w14:textId="77777777" w:rsidR="00B77B4B" w:rsidRPr="00AE298C" w:rsidRDefault="00B77B4B" w:rsidP="004C155A">
                            <w:pPr>
                              <w:spacing w:line="240" w:lineRule="auto"/>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2B60CF" id="_x0000_t202" coordsize="21600,21600" o:spt="202" path="m,l,21600r21600,l21600,xe">
                <v:stroke joinstyle="miter"/>
                <v:path gradientshapeok="t" o:connecttype="rect"/>
              </v:shapetype>
              <v:shape id="Zone de texte 11" o:spid="_x0000_s1027" type="#_x0000_t202" style="position:absolute;left:0;text-align:left;margin-left:158.7pt;margin-top:28.5pt;width:209.9pt;height:86.9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" fillcolor="white [3201]" strokecolor="white [3212]" strokeweight=".5pt">
                <v:textbox>
                  <w:txbxContent>
                    <w:p w14:paraId="7B085C72" w14:textId="77777777" w:rsidR="00B77B4B" w:rsidRPr="00F97183" w:rsidRDefault="00B77B4B" w:rsidP="004C155A">
                      <w:pPr>
                        <w:spacing w:line="240" w:lineRule="auto"/>
                        <w:rPr>
                          <w:rFonts w:ascii="Times New Roman" w:hAnsi="Times New Roman" w:cs="Times New Roman"/>
                          <w:sz w:val="28"/>
                          <w:szCs w:val="28"/>
                          <w:u w:val="single"/>
                        </w:rPr>
                      </w:pPr>
                      <w:r w:rsidRPr="00F97183">
                        <w:rPr>
                          <w:rFonts w:ascii="Times New Roman" w:hAnsi="Times New Roman" w:cs="Times New Roman"/>
                          <w:sz w:val="28"/>
                          <w:szCs w:val="28"/>
                          <w:u w:val="single"/>
                        </w:rPr>
                        <w:t>Professeur</w:t>
                      </w:r>
                      <w:r>
                        <w:rPr>
                          <w:rFonts w:ascii="Times New Roman" w:hAnsi="Times New Roman" w:cs="Times New Roman"/>
                          <w:sz w:val="28"/>
                          <w:szCs w:val="28"/>
                          <w:u w:val="single"/>
                        </w:rPr>
                        <w:t xml:space="preserve"> encadreur</w:t>
                      </w:r>
                      <w:r w:rsidRPr="00F97183">
                        <w:rPr>
                          <w:rFonts w:ascii="Times New Roman" w:hAnsi="Times New Roman" w:cs="Times New Roman"/>
                          <w:sz w:val="28"/>
                          <w:szCs w:val="28"/>
                          <w:u w:val="single"/>
                        </w:rPr>
                        <w:t xml:space="preserve"> : </w:t>
                      </w:r>
                    </w:p>
                    <w:p w14:paraId="0ACF8AD6" w14:textId="77777777" w:rsidR="00B77B4B" w:rsidRPr="00F97183" w:rsidRDefault="00B77B4B" w:rsidP="004C155A">
                      <w:pPr>
                        <w:spacing w:line="240" w:lineRule="auto"/>
                        <w:rPr>
                          <w:rFonts w:ascii="Times New Roman" w:hAnsi="Times New Roman" w:cs="Times New Roman"/>
                          <w:sz w:val="28"/>
                          <w:szCs w:val="28"/>
                        </w:rPr>
                      </w:pPr>
                      <w:r>
                        <w:rPr>
                          <w:rFonts w:ascii="Times New Roman" w:hAnsi="Times New Roman" w:cs="Times New Roman"/>
                          <w:sz w:val="28"/>
                          <w:szCs w:val="28"/>
                        </w:rPr>
                        <w:t>D</w:t>
                      </w:r>
                      <w:r w:rsidRPr="00F97183">
                        <w:rPr>
                          <w:rFonts w:ascii="Times New Roman" w:hAnsi="Times New Roman" w:cs="Times New Roman"/>
                          <w:sz w:val="28"/>
                          <w:szCs w:val="28"/>
                        </w:rPr>
                        <w:t xml:space="preserve">r ASSIELOU </w:t>
                      </w:r>
                      <w:proofErr w:type="spellStart"/>
                      <w:r w:rsidRPr="00F97183">
                        <w:rPr>
                          <w:rFonts w:ascii="Times New Roman" w:hAnsi="Times New Roman" w:cs="Times New Roman"/>
                          <w:sz w:val="28"/>
                          <w:szCs w:val="28"/>
                        </w:rPr>
                        <w:t>Kouame</w:t>
                      </w:r>
                      <w:proofErr w:type="spellEnd"/>
                      <w:r>
                        <w:rPr>
                          <w:rFonts w:ascii="Times New Roman" w:hAnsi="Times New Roman" w:cs="Times New Roman"/>
                          <w:sz w:val="28"/>
                          <w:szCs w:val="28"/>
                        </w:rPr>
                        <w:t xml:space="preserve"> Abel</w:t>
                      </w:r>
                    </w:p>
                    <w:p w14:paraId="570DEC50" w14:textId="77777777" w:rsidR="00B77B4B" w:rsidRPr="00AE298C" w:rsidRDefault="00B77B4B" w:rsidP="004C155A">
                      <w:pPr>
                        <w:spacing w:line="240" w:lineRule="auto"/>
                        <w:rPr>
                          <w:rFonts w:ascii="Times New Roman" w:hAnsi="Times New Roman" w:cs="Times New Roman"/>
                          <w:sz w:val="28"/>
                          <w:szCs w:val="28"/>
                        </w:rPr>
                      </w:pPr>
                    </w:p>
                  </w:txbxContent>
                </v:textbox>
                <w10:wrap type="topAndBottom" anchorx="margin"/>
              </v:shape>
            </w:pict>
          </mc:Fallback>
        </mc:AlternateContent>
      </w:r>
      <w:r w:rsidRPr="00347E11">
        <w:rPr>
          <w:rFonts w:ascii="Times New Roman" w:hAnsi="Times New Roman" w:cs="Times New Roman"/>
          <w:noProof/>
          <w:sz w:val="24"/>
          <w:szCs w:val="24"/>
          <w:lang w:eastAsia="fr-FR"/>
        </w:rPr>
        <mc:AlternateContent>
          <mc:Choice Requires="wps">
            <w:drawing>
              <wp:anchor distT="0" distB="0" distL="114300" distR="114300" simplePos="0" relativeHeight="251658241" behindDoc="0" locked="0" layoutInCell="1" allowOverlap="1" wp14:anchorId="52125F4C" wp14:editId="25DEC506">
                <wp:simplePos x="0" y="0"/>
                <wp:positionH relativeFrom="margin">
                  <wp:align>left</wp:align>
                </wp:positionH>
                <wp:positionV relativeFrom="paragraph">
                  <wp:posOffset>319698</wp:posOffset>
                </wp:positionV>
                <wp:extent cx="2496820" cy="1308735"/>
                <wp:effectExtent l="0" t="0" r="17780" b="24765"/>
                <wp:wrapTopAndBottom/>
                <wp:docPr id="10" name="Zone de texte 10"/>
                <wp:cNvGraphicFramePr/>
                <a:graphic xmlns:a="http://schemas.openxmlformats.org/drawingml/2006/main">
                  <a:graphicData uri="http://schemas.microsoft.com/office/word/2010/wordprocessingShape">
                    <wps:wsp>
                      <wps:cNvSpPr txBox="1"/>
                      <wps:spPr>
                        <a:xfrm>
                          <a:off x="0" y="0"/>
                          <a:ext cx="2496820" cy="1308735"/>
                        </a:xfrm>
                        <a:prstGeom prst="rect">
                          <a:avLst/>
                        </a:prstGeom>
                        <a:solidFill>
                          <a:schemeClr val="lt1"/>
                        </a:solidFill>
                        <a:ln w="6350">
                          <a:solidFill>
                            <a:schemeClr val="bg1"/>
                          </a:solidFill>
                        </a:ln>
                      </wps:spPr>
                      <wps:txbx>
                        <w:txbxContent>
                          <w:p w14:paraId="58EF9068" w14:textId="77777777" w:rsidR="00B77B4B" w:rsidRDefault="00B77B4B" w:rsidP="00741AA0">
                            <w:pPr>
                              <w:spacing w:line="240" w:lineRule="auto"/>
                              <w:rPr>
                                <w:rFonts w:ascii="Times New Roman" w:hAnsi="Times New Roman" w:cs="Times New Roman"/>
                                <w:sz w:val="28"/>
                                <w:szCs w:val="28"/>
                              </w:rPr>
                            </w:pPr>
                            <w:r w:rsidRPr="008019DB">
                              <w:rPr>
                                <w:rFonts w:ascii="Times New Roman" w:hAnsi="Times New Roman" w:cs="Times New Roman"/>
                                <w:sz w:val="28"/>
                                <w:szCs w:val="28"/>
                                <w:u w:val="single"/>
                              </w:rPr>
                              <w:t>Réalisé par</w:t>
                            </w:r>
                            <w:r>
                              <w:rPr>
                                <w:rFonts w:ascii="Times New Roman" w:hAnsi="Times New Roman" w:cs="Times New Roman"/>
                                <w:sz w:val="28"/>
                                <w:szCs w:val="28"/>
                                <w:u w:val="single"/>
                              </w:rPr>
                              <w:t> </w:t>
                            </w:r>
                            <w:r>
                              <w:rPr>
                                <w:rFonts w:ascii="Times New Roman" w:hAnsi="Times New Roman" w:cs="Times New Roman"/>
                                <w:sz w:val="28"/>
                                <w:szCs w:val="28"/>
                              </w:rPr>
                              <w:t xml:space="preserve">: </w:t>
                            </w:r>
                          </w:p>
                          <w:p w14:paraId="7983CD7B" w14:textId="77777777" w:rsidR="00B77B4B" w:rsidRPr="00A125EB" w:rsidRDefault="00B77B4B" w:rsidP="00741AA0">
                            <w:pPr>
                              <w:spacing w:line="240" w:lineRule="auto"/>
                              <w:rPr>
                                <w:rFonts w:ascii="Times New Roman" w:hAnsi="Times New Roman" w:cs="Times New Roman"/>
                                <w:sz w:val="28"/>
                                <w:szCs w:val="28"/>
                              </w:rPr>
                            </w:pPr>
                            <w:r w:rsidRPr="00A125EB">
                              <w:rPr>
                                <w:rFonts w:ascii="Times New Roman" w:hAnsi="Times New Roman" w:cs="Times New Roman"/>
                                <w:sz w:val="28"/>
                                <w:szCs w:val="28"/>
                              </w:rPr>
                              <w:t xml:space="preserve">KONE </w:t>
                            </w:r>
                            <w:proofErr w:type="spellStart"/>
                            <w:r>
                              <w:rPr>
                                <w:rFonts w:ascii="Times New Roman" w:hAnsi="Times New Roman" w:cs="Times New Roman"/>
                                <w:sz w:val="28"/>
                                <w:szCs w:val="28"/>
                              </w:rPr>
                              <w:t>Sefihait</w:t>
                            </w:r>
                            <w:proofErr w:type="spellEnd"/>
                            <w:r>
                              <w:rPr>
                                <w:rFonts w:ascii="Times New Roman" w:hAnsi="Times New Roman" w:cs="Times New Roman"/>
                                <w:sz w:val="28"/>
                                <w:szCs w:val="28"/>
                              </w:rPr>
                              <w:t xml:space="preserve"> Ayman-</w:t>
                            </w:r>
                            <w:r w:rsidRPr="00A125EB">
                              <w:rPr>
                                <w:rFonts w:ascii="Times New Roman" w:hAnsi="Times New Roman" w:cs="Times New Roman"/>
                                <w:sz w:val="28"/>
                                <w:szCs w:val="28"/>
                              </w:rPr>
                              <w:t>Hicham</w:t>
                            </w:r>
                          </w:p>
                          <w:p w14:paraId="506ED082" w14:textId="77777777" w:rsidR="00B77B4B" w:rsidRPr="00D00D4F" w:rsidRDefault="00B77B4B" w:rsidP="00741AA0">
                            <w:pPr>
                              <w:spacing w:line="240" w:lineRule="auto"/>
                              <w:rPr>
                                <w:rFonts w:ascii="Times New Roman" w:hAnsi="Times New Roman" w:cs="Times New Roman"/>
                                <w:sz w:val="28"/>
                                <w:szCs w:val="28"/>
                                <w:lang w:val="en-US"/>
                              </w:rPr>
                            </w:pPr>
                            <w:r w:rsidRPr="00D00D4F">
                              <w:rPr>
                                <w:rFonts w:ascii="Times New Roman" w:hAnsi="Times New Roman" w:cs="Times New Roman"/>
                                <w:sz w:val="28"/>
                                <w:szCs w:val="28"/>
                                <w:lang w:val="en-US"/>
                              </w:rPr>
                              <w:t>TONDE Gael Junior</w:t>
                            </w:r>
                          </w:p>
                          <w:p w14:paraId="4641E990" w14:textId="77777777" w:rsidR="00B77B4B" w:rsidRPr="004C155A" w:rsidRDefault="00B77B4B" w:rsidP="00741AA0">
                            <w:pPr>
                              <w:spacing w:line="240" w:lineRule="auto"/>
                              <w:rPr>
                                <w:rFonts w:ascii="Times New Roman" w:hAnsi="Times New Roman" w:cs="Times New Roman"/>
                                <w:sz w:val="28"/>
                                <w:szCs w:val="28"/>
                                <w:lang w:val="en-US"/>
                              </w:rPr>
                            </w:pPr>
                            <w:r w:rsidRPr="004C155A">
                              <w:rPr>
                                <w:rFonts w:ascii="Times New Roman" w:hAnsi="Times New Roman" w:cs="Times New Roman"/>
                                <w:sz w:val="28"/>
                                <w:szCs w:val="28"/>
                                <w:lang w:val="en-US"/>
                              </w:rPr>
                              <w:t>TOURE Sheryle Binta Esther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25F4C" id="Zone de texte 10" o:spid="_x0000_s1028" type="#_x0000_t202" style="position:absolute;left:0;text-align:left;margin-left:0;margin-top:25.15pt;width:196.6pt;height:103.0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" fillcolor="white [3201]" strokecolor="white [3212]" strokeweight=".5pt">
                <v:textbox>
                  <w:txbxContent>
                    <w:p w14:paraId="58EF9068" w14:textId="77777777" w:rsidR="00B77B4B" w:rsidRDefault="00B77B4B" w:rsidP="00741AA0">
                      <w:pPr>
                        <w:spacing w:line="240" w:lineRule="auto"/>
                        <w:rPr>
                          <w:rFonts w:ascii="Times New Roman" w:hAnsi="Times New Roman" w:cs="Times New Roman"/>
                          <w:sz w:val="28"/>
                          <w:szCs w:val="28"/>
                        </w:rPr>
                      </w:pPr>
                      <w:r w:rsidRPr="008019DB">
                        <w:rPr>
                          <w:rFonts w:ascii="Times New Roman" w:hAnsi="Times New Roman" w:cs="Times New Roman"/>
                          <w:sz w:val="28"/>
                          <w:szCs w:val="28"/>
                          <w:u w:val="single"/>
                        </w:rPr>
                        <w:t>Réalisé par</w:t>
                      </w:r>
                      <w:r>
                        <w:rPr>
                          <w:rFonts w:ascii="Times New Roman" w:hAnsi="Times New Roman" w:cs="Times New Roman"/>
                          <w:sz w:val="28"/>
                          <w:szCs w:val="28"/>
                          <w:u w:val="single"/>
                        </w:rPr>
                        <w:t> </w:t>
                      </w:r>
                      <w:r>
                        <w:rPr>
                          <w:rFonts w:ascii="Times New Roman" w:hAnsi="Times New Roman" w:cs="Times New Roman"/>
                          <w:sz w:val="28"/>
                          <w:szCs w:val="28"/>
                        </w:rPr>
                        <w:t xml:space="preserve">: </w:t>
                      </w:r>
                    </w:p>
                    <w:p w14:paraId="7983CD7B" w14:textId="77777777" w:rsidR="00B77B4B" w:rsidRPr="00A125EB" w:rsidRDefault="00B77B4B" w:rsidP="00741AA0">
                      <w:pPr>
                        <w:spacing w:line="240" w:lineRule="auto"/>
                        <w:rPr>
                          <w:rFonts w:ascii="Times New Roman" w:hAnsi="Times New Roman" w:cs="Times New Roman"/>
                          <w:sz w:val="28"/>
                          <w:szCs w:val="28"/>
                        </w:rPr>
                      </w:pPr>
                      <w:r w:rsidRPr="00A125EB">
                        <w:rPr>
                          <w:rFonts w:ascii="Times New Roman" w:hAnsi="Times New Roman" w:cs="Times New Roman"/>
                          <w:sz w:val="28"/>
                          <w:szCs w:val="28"/>
                        </w:rPr>
                        <w:t xml:space="preserve">KONE </w:t>
                      </w:r>
                      <w:proofErr w:type="spellStart"/>
                      <w:r>
                        <w:rPr>
                          <w:rFonts w:ascii="Times New Roman" w:hAnsi="Times New Roman" w:cs="Times New Roman"/>
                          <w:sz w:val="28"/>
                          <w:szCs w:val="28"/>
                        </w:rPr>
                        <w:t>Sefihait</w:t>
                      </w:r>
                      <w:proofErr w:type="spellEnd"/>
                      <w:r>
                        <w:rPr>
                          <w:rFonts w:ascii="Times New Roman" w:hAnsi="Times New Roman" w:cs="Times New Roman"/>
                          <w:sz w:val="28"/>
                          <w:szCs w:val="28"/>
                        </w:rPr>
                        <w:t xml:space="preserve"> Ayman-</w:t>
                      </w:r>
                      <w:r w:rsidRPr="00A125EB">
                        <w:rPr>
                          <w:rFonts w:ascii="Times New Roman" w:hAnsi="Times New Roman" w:cs="Times New Roman"/>
                          <w:sz w:val="28"/>
                          <w:szCs w:val="28"/>
                        </w:rPr>
                        <w:t>Hicham</w:t>
                      </w:r>
                    </w:p>
                    <w:p w14:paraId="506ED082" w14:textId="77777777" w:rsidR="00B77B4B" w:rsidRPr="00D00D4F" w:rsidRDefault="00B77B4B" w:rsidP="00741AA0">
                      <w:pPr>
                        <w:spacing w:line="240" w:lineRule="auto"/>
                        <w:rPr>
                          <w:rFonts w:ascii="Times New Roman" w:hAnsi="Times New Roman" w:cs="Times New Roman"/>
                          <w:sz w:val="28"/>
                          <w:szCs w:val="28"/>
                          <w:lang w:val="en-US"/>
                        </w:rPr>
                      </w:pPr>
                      <w:r w:rsidRPr="00D00D4F">
                        <w:rPr>
                          <w:rFonts w:ascii="Times New Roman" w:hAnsi="Times New Roman" w:cs="Times New Roman"/>
                          <w:sz w:val="28"/>
                          <w:szCs w:val="28"/>
                          <w:lang w:val="en-US"/>
                        </w:rPr>
                        <w:t>TONDE Gael Junior</w:t>
                      </w:r>
                    </w:p>
                    <w:p w14:paraId="4641E990" w14:textId="77777777" w:rsidR="00B77B4B" w:rsidRPr="004C155A" w:rsidRDefault="00B77B4B" w:rsidP="00741AA0">
                      <w:pPr>
                        <w:spacing w:line="240" w:lineRule="auto"/>
                        <w:rPr>
                          <w:rFonts w:ascii="Times New Roman" w:hAnsi="Times New Roman" w:cs="Times New Roman"/>
                          <w:sz w:val="28"/>
                          <w:szCs w:val="28"/>
                          <w:lang w:val="en-US"/>
                        </w:rPr>
                      </w:pPr>
                      <w:r w:rsidRPr="004C155A">
                        <w:rPr>
                          <w:rFonts w:ascii="Times New Roman" w:hAnsi="Times New Roman" w:cs="Times New Roman"/>
                          <w:sz w:val="28"/>
                          <w:szCs w:val="28"/>
                          <w:lang w:val="en-US"/>
                        </w:rPr>
                        <w:t>TOURE Sheryle Binta Esther</w:t>
                      </w:r>
                    </w:p>
                  </w:txbxContent>
                </v:textbox>
                <w10:wrap type="topAndBottom" anchorx="margin"/>
              </v:shape>
            </w:pict>
          </mc:Fallback>
        </mc:AlternateContent>
      </w:r>
      <w:r w:rsidRPr="00347E11">
        <w:rPr>
          <w:rFonts w:ascii="Times New Roman" w:hAnsi="Times New Roman" w:cs="Times New Roman"/>
          <w:sz w:val="24"/>
          <w:szCs w:val="24"/>
        </w:rPr>
        <w:t xml:space="preserve">                                                                                       </w:t>
      </w:r>
    </w:p>
    <w:p w14:paraId="193726DF" w14:textId="77777777" w:rsidR="00B04FDC" w:rsidRPr="00347E11" w:rsidRDefault="00B04FDC" w:rsidP="0012138C">
      <w:pPr>
        <w:spacing w:line="360" w:lineRule="auto"/>
        <w:jc w:val="both"/>
        <w:rPr>
          <w:rFonts w:ascii="Times New Roman" w:hAnsi="Times New Roman" w:cs="Times New Roman"/>
          <w:sz w:val="24"/>
          <w:szCs w:val="24"/>
        </w:rPr>
      </w:pPr>
    </w:p>
    <w:p w14:paraId="73DAF46D" w14:textId="77777777" w:rsidR="00BA410F" w:rsidRPr="00261181" w:rsidRDefault="00741AA0" w:rsidP="0012138C">
      <w:pPr>
        <w:spacing w:line="360" w:lineRule="auto"/>
        <w:jc w:val="center"/>
        <w:rPr>
          <w:rFonts w:ascii="Times New Roman" w:hAnsi="Times New Roman" w:cs="Times New Roman"/>
          <w:sz w:val="28"/>
          <w:szCs w:val="24"/>
        </w:rPr>
      </w:pPr>
      <w:r w:rsidRPr="00261181">
        <w:rPr>
          <w:rFonts w:ascii="Times New Roman" w:hAnsi="Times New Roman" w:cs="Times New Roman"/>
          <w:sz w:val="28"/>
          <w:szCs w:val="24"/>
          <w:u w:val="single"/>
        </w:rPr>
        <w:t xml:space="preserve">Année académique </w:t>
      </w:r>
      <w:r w:rsidR="004C155A" w:rsidRPr="00261181">
        <w:rPr>
          <w:rFonts w:ascii="Times New Roman" w:hAnsi="Times New Roman" w:cs="Times New Roman"/>
          <w:sz w:val="28"/>
          <w:szCs w:val="24"/>
        </w:rPr>
        <w:t>: 2023</w:t>
      </w:r>
      <w:r w:rsidRPr="00261181">
        <w:rPr>
          <w:rFonts w:ascii="Times New Roman" w:hAnsi="Times New Roman" w:cs="Times New Roman"/>
          <w:sz w:val="28"/>
          <w:szCs w:val="24"/>
        </w:rPr>
        <w:t xml:space="preserve"> – 202</w:t>
      </w:r>
      <w:bookmarkEnd w:id="0"/>
      <w:r w:rsidR="004C155A" w:rsidRPr="00261181">
        <w:rPr>
          <w:rFonts w:ascii="Times New Roman" w:hAnsi="Times New Roman" w:cs="Times New Roman"/>
          <w:sz w:val="28"/>
          <w:szCs w:val="24"/>
        </w:rPr>
        <w:t>4</w:t>
      </w:r>
    </w:p>
    <w:p w14:paraId="3705A0D8" w14:textId="77777777" w:rsidR="006B2A0C" w:rsidRPr="00AC140F" w:rsidRDefault="006B2A0C" w:rsidP="00AC140F">
      <w:pPr>
        <w:pStyle w:val="Titre1"/>
        <w:jc w:val="center"/>
        <w:rPr>
          <w:sz w:val="28"/>
        </w:rPr>
      </w:pPr>
      <w:bookmarkStart w:id="1" w:name="_Toc210558625"/>
      <w:r w:rsidRPr="00AC140F">
        <w:rPr>
          <w:sz w:val="28"/>
        </w:rPr>
        <w:lastRenderedPageBreak/>
        <w:t>SOMMAIRE</w:t>
      </w:r>
      <w:bookmarkEnd w:id="1"/>
    </w:p>
    <w:sdt>
      <w:sdtPr>
        <w:rPr>
          <w:rFonts w:asciiTheme="minorHAnsi" w:eastAsiaTheme="minorEastAsia" w:hAnsiTheme="minorHAnsi" w:cstheme="minorBidi"/>
          <w:b w:val="0"/>
          <w:noProof w:val="0"/>
          <w:sz w:val="21"/>
          <w:szCs w:val="21"/>
          <w:lang w:eastAsia="en-US"/>
        </w:rPr>
        <w:id w:val="-1287184329"/>
        <w:docPartObj>
          <w:docPartGallery w:val="Table of Contents"/>
          <w:docPartUnique/>
        </w:docPartObj>
      </w:sdtPr>
      <w:sdtEndPr>
        <w:rPr>
          <w:bCs/>
          <w:szCs w:val="22"/>
        </w:rPr>
      </w:sdtEndPr>
      <w:sdtContent>
        <w:p w14:paraId="6DF84B6B" w14:textId="77777777" w:rsidR="00757FA2" w:rsidRPr="006C67F2" w:rsidRDefault="00757FA2" w:rsidP="0012138C">
          <w:pPr>
            <w:pStyle w:val="En-ttedetabledesmatires"/>
          </w:pPr>
        </w:p>
        <w:p w14:paraId="1260588D" w14:textId="32BA6AC5" w:rsidR="00EB73AE" w:rsidRDefault="00757FA2">
          <w:pPr>
            <w:pStyle w:val="TM1"/>
            <w:tabs>
              <w:tab w:val="right" w:leader="dot" w:pos="9062"/>
            </w:tabs>
            <w:rPr>
              <w:noProof/>
              <w:kern w:val="2"/>
              <w:sz w:val="24"/>
              <w:szCs w:val="24"/>
              <w:lang w:val="fr-CM" w:eastAsia="fr-CM"/>
              <w14:ligatures w14:val="standardContextual"/>
            </w:rPr>
          </w:pPr>
          <w:r w:rsidRPr="00AC140F">
            <w:rPr>
              <w:rFonts w:ascii="Times New Roman" w:hAnsi="Times New Roman" w:cs="Times New Roman"/>
              <w:sz w:val="24"/>
              <w:szCs w:val="24"/>
            </w:rPr>
            <w:fldChar w:fldCharType="begin"/>
          </w:r>
          <w:r w:rsidRPr="00AC140F">
            <w:rPr>
              <w:rFonts w:ascii="Times New Roman" w:hAnsi="Times New Roman" w:cs="Times New Roman"/>
              <w:sz w:val="24"/>
              <w:szCs w:val="24"/>
            </w:rPr>
            <w:instrText xml:space="preserve"> TOC \o "1-3" \h \z \u </w:instrText>
          </w:r>
          <w:r w:rsidRPr="00AC140F">
            <w:rPr>
              <w:rFonts w:ascii="Times New Roman" w:hAnsi="Times New Roman" w:cs="Times New Roman"/>
              <w:sz w:val="24"/>
              <w:szCs w:val="24"/>
            </w:rPr>
            <w:fldChar w:fldCharType="separate"/>
          </w:r>
          <w:hyperlink w:anchor="_Toc210558625" w:history="1">
            <w:r w:rsidR="00EB73AE" w:rsidRPr="00474664">
              <w:rPr>
                <w:rStyle w:val="Lienhypertexte"/>
                <w:noProof/>
              </w:rPr>
              <w:t>SOMMAIRE</w:t>
            </w:r>
            <w:r w:rsidR="00EB73AE">
              <w:rPr>
                <w:noProof/>
                <w:webHidden/>
              </w:rPr>
              <w:tab/>
            </w:r>
            <w:r w:rsidR="00EB73AE">
              <w:rPr>
                <w:noProof/>
                <w:webHidden/>
              </w:rPr>
              <w:fldChar w:fldCharType="begin"/>
            </w:r>
            <w:r w:rsidR="00EB73AE">
              <w:rPr>
                <w:noProof/>
                <w:webHidden/>
              </w:rPr>
              <w:instrText xml:space="preserve"> PAGEREF _Toc210558625 \h </w:instrText>
            </w:r>
            <w:r w:rsidR="00EB73AE">
              <w:rPr>
                <w:noProof/>
                <w:webHidden/>
              </w:rPr>
            </w:r>
            <w:r w:rsidR="00EB73AE">
              <w:rPr>
                <w:noProof/>
                <w:webHidden/>
              </w:rPr>
              <w:fldChar w:fldCharType="separate"/>
            </w:r>
            <w:r w:rsidR="00EB73AE">
              <w:rPr>
                <w:noProof/>
                <w:webHidden/>
              </w:rPr>
              <w:t>1</w:t>
            </w:r>
            <w:r w:rsidR="00EB73AE">
              <w:rPr>
                <w:noProof/>
                <w:webHidden/>
              </w:rPr>
              <w:fldChar w:fldCharType="end"/>
            </w:r>
          </w:hyperlink>
        </w:p>
        <w:p w14:paraId="1531DA90" w14:textId="4E3D0453" w:rsidR="00EB73AE" w:rsidRDefault="00EB73AE">
          <w:pPr>
            <w:pStyle w:val="TM1"/>
            <w:tabs>
              <w:tab w:val="right" w:leader="dot" w:pos="9062"/>
            </w:tabs>
            <w:rPr>
              <w:noProof/>
              <w:kern w:val="2"/>
              <w:sz w:val="24"/>
              <w:szCs w:val="24"/>
              <w:lang w:val="fr-CM" w:eastAsia="fr-CM"/>
              <w14:ligatures w14:val="standardContextual"/>
            </w:rPr>
          </w:pPr>
          <w:hyperlink w:anchor="_Toc210558626" w:history="1">
            <w:r w:rsidRPr="00474664">
              <w:rPr>
                <w:rStyle w:val="Lienhypertexte"/>
                <w:noProof/>
              </w:rPr>
              <w:t>INTRODUCTION GENERALE</w:t>
            </w:r>
            <w:r>
              <w:rPr>
                <w:noProof/>
                <w:webHidden/>
              </w:rPr>
              <w:tab/>
            </w:r>
            <w:r>
              <w:rPr>
                <w:noProof/>
                <w:webHidden/>
              </w:rPr>
              <w:fldChar w:fldCharType="begin"/>
            </w:r>
            <w:r>
              <w:rPr>
                <w:noProof/>
                <w:webHidden/>
              </w:rPr>
              <w:instrText xml:space="preserve"> PAGEREF _Toc210558626 \h </w:instrText>
            </w:r>
            <w:r>
              <w:rPr>
                <w:noProof/>
                <w:webHidden/>
              </w:rPr>
            </w:r>
            <w:r>
              <w:rPr>
                <w:noProof/>
                <w:webHidden/>
              </w:rPr>
              <w:fldChar w:fldCharType="separate"/>
            </w:r>
            <w:r>
              <w:rPr>
                <w:noProof/>
                <w:webHidden/>
              </w:rPr>
              <w:t>3</w:t>
            </w:r>
            <w:r>
              <w:rPr>
                <w:noProof/>
                <w:webHidden/>
              </w:rPr>
              <w:fldChar w:fldCharType="end"/>
            </w:r>
          </w:hyperlink>
        </w:p>
        <w:p w14:paraId="349A88C6" w14:textId="296532D6" w:rsidR="00EB73AE" w:rsidRDefault="00EB73AE">
          <w:pPr>
            <w:pStyle w:val="TM1"/>
            <w:tabs>
              <w:tab w:val="right" w:leader="dot" w:pos="9062"/>
            </w:tabs>
            <w:rPr>
              <w:noProof/>
              <w:kern w:val="2"/>
              <w:sz w:val="24"/>
              <w:szCs w:val="24"/>
              <w:lang w:val="fr-CM" w:eastAsia="fr-CM"/>
              <w14:ligatures w14:val="standardContextual"/>
            </w:rPr>
          </w:pPr>
          <w:hyperlink w:anchor="_Toc210558627" w:history="1">
            <w:r w:rsidRPr="00474664">
              <w:rPr>
                <w:rStyle w:val="Lienhypertexte"/>
                <w:noProof/>
              </w:rPr>
              <w:t>PARTIE 1 : CADRE DE REFERENCE</w:t>
            </w:r>
            <w:r>
              <w:rPr>
                <w:noProof/>
                <w:webHidden/>
              </w:rPr>
              <w:tab/>
            </w:r>
            <w:r>
              <w:rPr>
                <w:noProof/>
                <w:webHidden/>
              </w:rPr>
              <w:fldChar w:fldCharType="begin"/>
            </w:r>
            <w:r>
              <w:rPr>
                <w:noProof/>
                <w:webHidden/>
              </w:rPr>
              <w:instrText xml:space="preserve"> PAGEREF _Toc210558627 \h </w:instrText>
            </w:r>
            <w:r>
              <w:rPr>
                <w:noProof/>
                <w:webHidden/>
              </w:rPr>
            </w:r>
            <w:r>
              <w:rPr>
                <w:noProof/>
                <w:webHidden/>
              </w:rPr>
              <w:fldChar w:fldCharType="separate"/>
            </w:r>
            <w:r>
              <w:rPr>
                <w:noProof/>
                <w:webHidden/>
              </w:rPr>
              <w:t>4</w:t>
            </w:r>
            <w:r>
              <w:rPr>
                <w:noProof/>
                <w:webHidden/>
              </w:rPr>
              <w:fldChar w:fldCharType="end"/>
            </w:r>
          </w:hyperlink>
        </w:p>
        <w:p w14:paraId="277DF231" w14:textId="27114532" w:rsidR="00EB73AE" w:rsidRDefault="00EB73AE">
          <w:pPr>
            <w:pStyle w:val="TM1"/>
            <w:tabs>
              <w:tab w:val="right" w:leader="dot" w:pos="9062"/>
            </w:tabs>
            <w:rPr>
              <w:noProof/>
              <w:kern w:val="2"/>
              <w:sz w:val="24"/>
              <w:szCs w:val="24"/>
              <w:lang w:val="fr-CM" w:eastAsia="fr-CM"/>
              <w14:ligatures w14:val="standardContextual"/>
            </w:rPr>
          </w:pPr>
          <w:hyperlink w:anchor="_Toc210558628" w:history="1">
            <w:r w:rsidRPr="00474664">
              <w:rPr>
                <w:rStyle w:val="Lienhypertexte"/>
                <w:noProof/>
              </w:rPr>
              <w:t>CHAPITRE I : DESCRIPTION DE L’ENVIRONNEMENT AUTOUR DU PROJET</w:t>
            </w:r>
            <w:r>
              <w:rPr>
                <w:noProof/>
                <w:webHidden/>
              </w:rPr>
              <w:tab/>
            </w:r>
            <w:r>
              <w:rPr>
                <w:noProof/>
                <w:webHidden/>
              </w:rPr>
              <w:fldChar w:fldCharType="begin"/>
            </w:r>
            <w:r>
              <w:rPr>
                <w:noProof/>
                <w:webHidden/>
              </w:rPr>
              <w:instrText xml:space="preserve"> PAGEREF _Toc210558628 \h </w:instrText>
            </w:r>
            <w:r>
              <w:rPr>
                <w:noProof/>
                <w:webHidden/>
              </w:rPr>
            </w:r>
            <w:r>
              <w:rPr>
                <w:noProof/>
                <w:webHidden/>
              </w:rPr>
              <w:fldChar w:fldCharType="separate"/>
            </w:r>
            <w:r>
              <w:rPr>
                <w:noProof/>
                <w:webHidden/>
              </w:rPr>
              <w:t>4</w:t>
            </w:r>
            <w:r>
              <w:rPr>
                <w:noProof/>
                <w:webHidden/>
              </w:rPr>
              <w:fldChar w:fldCharType="end"/>
            </w:r>
          </w:hyperlink>
        </w:p>
        <w:p w14:paraId="25C1089C" w14:textId="59976FDC" w:rsidR="00EB73AE" w:rsidRDefault="00EB73AE">
          <w:pPr>
            <w:pStyle w:val="TM2"/>
            <w:tabs>
              <w:tab w:val="right" w:leader="dot" w:pos="9062"/>
            </w:tabs>
            <w:rPr>
              <w:noProof/>
              <w:kern w:val="2"/>
              <w:sz w:val="24"/>
              <w:szCs w:val="24"/>
              <w:lang w:val="fr-CM" w:eastAsia="fr-CM"/>
              <w14:ligatures w14:val="standardContextual"/>
            </w:rPr>
          </w:pPr>
          <w:hyperlink w:anchor="_Toc210558629" w:history="1">
            <w:r w:rsidRPr="00474664">
              <w:rPr>
                <w:rStyle w:val="Lienhypertexte"/>
                <w:noProof/>
              </w:rPr>
              <w:t>I.1.  Présentation de E-Aubonne</w:t>
            </w:r>
            <w:r>
              <w:rPr>
                <w:noProof/>
                <w:webHidden/>
              </w:rPr>
              <w:tab/>
            </w:r>
            <w:r>
              <w:rPr>
                <w:noProof/>
                <w:webHidden/>
              </w:rPr>
              <w:fldChar w:fldCharType="begin"/>
            </w:r>
            <w:r>
              <w:rPr>
                <w:noProof/>
                <w:webHidden/>
              </w:rPr>
              <w:instrText xml:space="preserve"> PAGEREF _Toc210558629 \h </w:instrText>
            </w:r>
            <w:r>
              <w:rPr>
                <w:noProof/>
                <w:webHidden/>
              </w:rPr>
            </w:r>
            <w:r>
              <w:rPr>
                <w:noProof/>
                <w:webHidden/>
              </w:rPr>
              <w:fldChar w:fldCharType="separate"/>
            </w:r>
            <w:r>
              <w:rPr>
                <w:noProof/>
                <w:webHidden/>
              </w:rPr>
              <w:t>4</w:t>
            </w:r>
            <w:r>
              <w:rPr>
                <w:noProof/>
                <w:webHidden/>
              </w:rPr>
              <w:fldChar w:fldCharType="end"/>
            </w:r>
          </w:hyperlink>
        </w:p>
        <w:p w14:paraId="79741518" w14:textId="3EDBF0EF" w:rsidR="00EB73AE" w:rsidRDefault="00EB73AE">
          <w:pPr>
            <w:pStyle w:val="TM2"/>
            <w:tabs>
              <w:tab w:val="right" w:leader="dot" w:pos="9062"/>
            </w:tabs>
            <w:rPr>
              <w:noProof/>
              <w:kern w:val="2"/>
              <w:sz w:val="24"/>
              <w:szCs w:val="24"/>
              <w:lang w:val="fr-CM" w:eastAsia="fr-CM"/>
              <w14:ligatures w14:val="standardContextual"/>
            </w:rPr>
          </w:pPr>
          <w:hyperlink w:anchor="_Toc210558630" w:history="1">
            <w:r w:rsidRPr="00474664">
              <w:rPr>
                <w:rStyle w:val="Lienhypertexte"/>
                <w:noProof/>
              </w:rPr>
              <w:t>I.2. Analyse de la problématique et élaboration de la solution</w:t>
            </w:r>
            <w:r>
              <w:rPr>
                <w:noProof/>
                <w:webHidden/>
              </w:rPr>
              <w:tab/>
            </w:r>
            <w:r>
              <w:rPr>
                <w:noProof/>
                <w:webHidden/>
              </w:rPr>
              <w:fldChar w:fldCharType="begin"/>
            </w:r>
            <w:r>
              <w:rPr>
                <w:noProof/>
                <w:webHidden/>
              </w:rPr>
              <w:instrText xml:space="preserve"> PAGEREF _Toc210558630 \h </w:instrText>
            </w:r>
            <w:r>
              <w:rPr>
                <w:noProof/>
                <w:webHidden/>
              </w:rPr>
            </w:r>
            <w:r>
              <w:rPr>
                <w:noProof/>
                <w:webHidden/>
              </w:rPr>
              <w:fldChar w:fldCharType="separate"/>
            </w:r>
            <w:r>
              <w:rPr>
                <w:noProof/>
                <w:webHidden/>
              </w:rPr>
              <w:t>5</w:t>
            </w:r>
            <w:r>
              <w:rPr>
                <w:noProof/>
                <w:webHidden/>
              </w:rPr>
              <w:fldChar w:fldCharType="end"/>
            </w:r>
          </w:hyperlink>
        </w:p>
        <w:p w14:paraId="755A4468" w14:textId="7E4330B2" w:rsidR="00EB73AE" w:rsidRDefault="00EB73AE">
          <w:pPr>
            <w:pStyle w:val="TM1"/>
            <w:tabs>
              <w:tab w:val="right" w:leader="dot" w:pos="9062"/>
            </w:tabs>
            <w:rPr>
              <w:noProof/>
              <w:kern w:val="2"/>
              <w:sz w:val="24"/>
              <w:szCs w:val="24"/>
              <w:lang w:val="fr-CM" w:eastAsia="fr-CM"/>
              <w14:ligatures w14:val="standardContextual"/>
            </w:rPr>
          </w:pPr>
          <w:hyperlink w:anchor="_Toc210558631" w:history="1">
            <w:r w:rsidRPr="00474664">
              <w:rPr>
                <w:rStyle w:val="Lienhypertexte"/>
                <w:noProof/>
              </w:rPr>
              <w:t>CHAPITRE II : ANALYSE DE LA PROBLEMATIQUE ET ELABORATION DE LA SOLUTION</w:t>
            </w:r>
            <w:r>
              <w:rPr>
                <w:noProof/>
                <w:webHidden/>
              </w:rPr>
              <w:tab/>
            </w:r>
            <w:r>
              <w:rPr>
                <w:noProof/>
                <w:webHidden/>
              </w:rPr>
              <w:fldChar w:fldCharType="begin"/>
            </w:r>
            <w:r>
              <w:rPr>
                <w:noProof/>
                <w:webHidden/>
              </w:rPr>
              <w:instrText xml:space="preserve"> PAGEREF _Toc210558631 \h </w:instrText>
            </w:r>
            <w:r>
              <w:rPr>
                <w:noProof/>
                <w:webHidden/>
              </w:rPr>
            </w:r>
            <w:r>
              <w:rPr>
                <w:noProof/>
                <w:webHidden/>
              </w:rPr>
              <w:fldChar w:fldCharType="separate"/>
            </w:r>
            <w:r>
              <w:rPr>
                <w:noProof/>
                <w:webHidden/>
              </w:rPr>
              <w:t>6</w:t>
            </w:r>
            <w:r>
              <w:rPr>
                <w:noProof/>
                <w:webHidden/>
              </w:rPr>
              <w:fldChar w:fldCharType="end"/>
            </w:r>
          </w:hyperlink>
        </w:p>
        <w:p w14:paraId="22FF5261" w14:textId="6947A2B5" w:rsidR="00EB73AE" w:rsidRDefault="00EB73AE">
          <w:pPr>
            <w:pStyle w:val="TM1"/>
            <w:tabs>
              <w:tab w:val="right" w:leader="dot" w:pos="9062"/>
            </w:tabs>
            <w:rPr>
              <w:noProof/>
              <w:kern w:val="2"/>
              <w:sz w:val="24"/>
              <w:szCs w:val="24"/>
              <w:lang w:val="fr-CM" w:eastAsia="fr-CM"/>
              <w14:ligatures w14:val="standardContextual"/>
            </w:rPr>
          </w:pPr>
          <w:hyperlink w:anchor="_Toc210558632" w:history="1">
            <w:r w:rsidRPr="00474664">
              <w:rPr>
                <w:rStyle w:val="Lienhypertexte"/>
                <w:noProof/>
              </w:rPr>
              <w:t>II.1. Problème à résoudre</w:t>
            </w:r>
            <w:r>
              <w:rPr>
                <w:noProof/>
                <w:webHidden/>
              </w:rPr>
              <w:tab/>
            </w:r>
            <w:r>
              <w:rPr>
                <w:noProof/>
                <w:webHidden/>
              </w:rPr>
              <w:fldChar w:fldCharType="begin"/>
            </w:r>
            <w:r>
              <w:rPr>
                <w:noProof/>
                <w:webHidden/>
              </w:rPr>
              <w:instrText xml:space="preserve"> PAGEREF _Toc210558632 \h </w:instrText>
            </w:r>
            <w:r>
              <w:rPr>
                <w:noProof/>
                <w:webHidden/>
              </w:rPr>
            </w:r>
            <w:r>
              <w:rPr>
                <w:noProof/>
                <w:webHidden/>
              </w:rPr>
              <w:fldChar w:fldCharType="separate"/>
            </w:r>
            <w:r>
              <w:rPr>
                <w:noProof/>
                <w:webHidden/>
              </w:rPr>
              <w:t>6</w:t>
            </w:r>
            <w:r>
              <w:rPr>
                <w:noProof/>
                <w:webHidden/>
              </w:rPr>
              <w:fldChar w:fldCharType="end"/>
            </w:r>
          </w:hyperlink>
        </w:p>
        <w:p w14:paraId="38080BCF" w14:textId="53432B33" w:rsidR="00EB73AE" w:rsidRDefault="00EB73AE">
          <w:pPr>
            <w:pStyle w:val="TM1"/>
            <w:tabs>
              <w:tab w:val="right" w:leader="dot" w:pos="9062"/>
            </w:tabs>
            <w:rPr>
              <w:noProof/>
              <w:kern w:val="2"/>
              <w:sz w:val="24"/>
              <w:szCs w:val="24"/>
              <w:lang w:val="fr-CM" w:eastAsia="fr-CM"/>
              <w14:ligatures w14:val="standardContextual"/>
            </w:rPr>
          </w:pPr>
          <w:hyperlink w:anchor="_Toc210558633" w:history="1">
            <w:r w:rsidRPr="00474664">
              <w:rPr>
                <w:rStyle w:val="Lienhypertexte"/>
                <w:noProof/>
              </w:rPr>
              <w:t>II.2. Etat de l’art et contraintes fixées par l’entreprise</w:t>
            </w:r>
            <w:r>
              <w:rPr>
                <w:noProof/>
                <w:webHidden/>
              </w:rPr>
              <w:tab/>
            </w:r>
            <w:r>
              <w:rPr>
                <w:noProof/>
                <w:webHidden/>
              </w:rPr>
              <w:fldChar w:fldCharType="begin"/>
            </w:r>
            <w:r>
              <w:rPr>
                <w:noProof/>
                <w:webHidden/>
              </w:rPr>
              <w:instrText xml:space="preserve"> PAGEREF _Toc210558633 \h </w:instrText>
            </w:r>
            <w:r>
              <w:rPr>
                <w:noProof/>
                <w:webHidden/>
              </w:rPr>
            </w:r>
            <w:r>
              <w:rPr>
                <w:noProof/>
                <w:webHidden/>
              </w:rPr>
              <w:fldChar w:fldCharType="separate"/>
            </w:r>
            <w:r>
              <w:rPr>
                <w:noProof/>
                <w:webHidden/>
              </w:rPr>
              <w:t>6</w:t>
            </w:r>
            <w:r>
              <w:rPr>
                <w:noProof/>
                <w:webHidden/>
              </w:rPr>
              <w:fldChar w:fldCharType="end"/>
            </w:r>
          </w:hyperlink>
        </w:p>
        <w:p w14:paraId="27B9E35C" w14:textId="069CFDC2" w:rsidR="00EB73AE" w:rsidRDefault="00EB73AE">
          <w:pPr>
            <w:pStyle w:val="TM3"/>
            <w:tabs>
              <w:tab w:val="left" w:pos="1200"/>
              <w:tab w:val="right" w:leader="dot" w:pos="9062"/>
            </w:tabs>
            <w:rPr>
              <w:noProof/>
              <w:kern w:val="2"/>
              <w:sz w:val="24"/>
              <w:szCs w:val="24"/>
              <w:lang w:val="fr-CM" w:eastAsia="fr-CM"/>
              <w14:ligatures w14:val="standardContextual"/>
            </w:rPr>
          </w:pPr>
          <w:hyperlink w:anchor="_Toc210558634" w:history="1">
            <w:r w:rsidRPr="00474664">
              <w:rPr>
                <w:rStyle w:val="Lienhypertexte"/>
                <w:noProof/>
              </w:rPr>
              <w:t>II. 2.1.</w:t>
            </w:r>
            <w:r>
              <w:rPr>
                <w:noProof/>
                <w:kern w:val="2"/>
                <w:sz w:val="24"/>
                <w:szCs w:val="24"/>
                <w:lang w:val="fr-CM" w:eastAsia="fr-CM"/>
                <w14:ligatures w14:val="standardContextual"/>
              </w:rPr>
              <w:tab/>
            </w:r>
            <w:r w:rsidRPr="00474664">
              <w:rPr>
                <w:rStyle w:val="Lienhypertexte"/>
                <w:noProof/>
              </w:rPr>
              <w:t xml:space="preserve"> Description de l’existant</w:t>
            </w:r>
            <w:r>
              <w:rPr>
                <w:noProof/>
                <w:webHidden/>
              </w:rPr>
              <w:tab/>
            </w:r>
            <w:r>
              <w:rPr>
                <w:noProof/>
                <w:webHidden/>
              </w:rPr>
              <w:fldChar w:fldCharType="begin"/>
            </w:r>
            <w:r>
              <w:rPr>
                <w:noProof/>
                <w:webHidden/>
              </w:rPr>
              <w:instrText xml:space="preserve"> PAGEREF _Toc210558634 \h </w:instrText>
            </w:r>
            <w:r>
              <w:rPr>
                <w:noProof/>
                <w:webHidden/>
              </w:rPr>
            </w:r>
            <w:r>
              <w:rPr>
                <w:noProof/>
                <w:webHidden/>
              </w:rPr>
              <w:fldChar w:fldCharType="separate"/>
            </w:r>
            <w:r>
              <w:rPr>
                <w:noProof/>
                <w:webHidden/>
              </w:rPr>
              <w:t>6</w:t>
            </w:r>
            <w:r>
              <w:rPr>
                <w:noProof/>
                <w:webHidden/>
              </w:rPr>
              <w:fldChar w:fldCharType="end"/>
            </w:r>
          </w:hyperlink>
        </w:p>
        <w:p w14:paraId="21540E20" w14:textId="061AEA2A" w:rsidR="00EB73AE" w:rsidRDefault="00EB73AE">
          <w:pPr>
            <w:pStyle w:val="TM3"/>
            <w:tabs>
              <w:tab w:val="left" w:pos="1200"/>
              <w:tab w:val="right" w:leader="dot" w:pos="9062"/>
            </w:tabs>
            <w:rPr>
              <w:noProof/>
              <w:kern w:val="2"/>
              <w:sz w:val="24"/>
              <w:szCs w:val="24"/>
              <w:lang w:val="fr-CM" w:eastAsia="fr-CM"/>
              <w14:ligatures w14:val="standardContextual"/>
            </w:rPr>
          </w:pPr>
          <w:hyperlink w:anchor="_Toc210558635" w:history="1">
            <w:r w:rsidRPr="00474664">
              <w:rPr>
                <w:rStyle w:val="Lienhypertexte"/>
                <w:noProof/>
              </w:rPr>
              <w:t>II. 2.2.</w:t>
            </w:r>
            <w:r>
              <w:rPr>
                <w:noProof/>
                <w:kern w:val="2"/>
                <w:sz w:val="24"/>
                <w:szCs w:val="24"/>
                <w:lang w:val="fr-CM" w:eastAsia="fr-CM"/>
                <w14:ligatures w14:val="standardContextual"/>
              </w:rPr>
              <w:tab/>
            </w:r>
            <w:r w:rsidRPr="00474664">
              <w:rPr>
                <w:rStyle w:val="Lienhypertexte"/>
                <w:noProof/>
              </w:rPr>
              <w:t xml:space="preserve"> Analyse de l’existant</w:t>
            </w:r>
            <w:r>
              <w:rPr>
                <w:noProof/>
                <w:webHidden/>
              </w:rPr>
              <w:tab/>
            </w:r>
            <w:r>
              <w:rPr>
                <w:noProof/>
                <w:webHidden/>
              </w:rPr>
              <w:fldChar w:fldCharType="begin"/>
            </w:r>
            <w:r>
              <w:rPr>
                <w:noProof/>
                <w:webHidden/>
              </w:rPr>
              <w:instrText xml:space="preserve"> PAGEREF _Toc210558635 \h </w:instrText>
            </w:r>
            <w:r>
              <w:rPr>
                <w:noProof/>
                <w:webHidden/>
              </w:rPr>
            </w:r>
            <w:r>
              <w:rPr>
                <w:noProof/>
                <w:webHidden/>
              </w:rPr>
              <w:fldChar w:fldCharType="separate"/>
            </w:r>
            <w:r>
              <w:rPr>
                <w:noProof/>
                <w:webHidden/>
              </w:rPr>
              <w:t>8</w:t>
            </w:r>
            <w:r>
              <w:rPr>
                <w:noProof/>
                <w:webHidden/>
              </w:rPr>
              <w:fldChar w:fldCharType="end"/>
            </w:r>
          </w:hyperlink>
        </w:p>
        <w:p w14:paraId="30AEA2F7" w14:textId="01930A63" w:rsidR="00EB73AE" w:rsidRDefault="00EB73AE">
          <w:pPr>
            <w:pStyle w:val="TM3"/>
            <w:tabs>
              <w:tab w:val="left" w:pos="1200"/>
              <w:tab w:val="right" w:leader="dot" w:pos="9062"/>
            </w:tabs>
            <w:rPr>
              <w:noProof/>
              <w:kern w:val="2"/>
              <w:sz w:val="24"/>
              <w:szCs w:val="24"/>
              <w:lang w:val="fr-CM" w:eastAsia="fr-CM"/>
              <w14:ligatures w14:val="standardContextual"/>
            </w:rPr>
          </w:pPr>
          <w:hyperlink w:anchor="_Toc210558636" w:history="1">
            <w:r w:rsidRPr="00474664">
              <w:rPr>
                <w:rStyle w:val="Lienhypertexte"/>
                <w:noProof/>
              </w:rPr>
              <w:t>II. 2.3.</w:t>
            </w:r>
            <w:r>
              <w:rPr>
                <w:noProof/>
                <w:kern w:val="2"/>
                <w:sz w:val="24"/>
                <w:szCs w:val="24"/>
                <w:lang w:val="fr-CM" w:eastAsia="fr-CM"/>
                <w14:ligatures w14:val="standardContextual"/>
              </w:rPr>
              <w:tab/>
            </w:r>
            <w:r w:rsidRPr="00474664">
              <w:rPr>
                <w:rStyle w:val="Lienhypertexte"/>
                <w:noProof/>
              </w:rPr>
              <w:t xml:space="preserve"> Critiques de l’existant</w:t>
            </w:r>
            <w:r>
              <w:rPr>
                <w:noProof/>
                <w:webHidden/>
              </w:rPr>
              <w:tab/>
            </w:r>
            <w:r>
              <w:rPr>
                <w:noProof/>
                <w:webHidden/>
              </w:rPr>
              <w:fldChar w:fldCharType="begin"/>
            </w:r>
            <w:r>
              <w:rPr>
                <w:noProof/>
                <w:webHidden/>
              </w:rPr>
              <w:instrText xml:space="preserve"> PAGEREF _Toc210558636 \h </w:instrText>
            </w:r>
            <w:r>
              <w:rPr>
                <w:noProof/>
                <w:webHidden/>
              </w:rPr>
            </w:r>
            <w:r>
              <w:rPr>
                <w:noProof/>
                <w:webHidden/>
              </w:rPr>
              <w:fldChar w:fldCharType="separate"/>
            </w:r>
            <w:r>
              <w:rPr>
                <w:noProof/>
                <w:webHidden/>
              </w:rPr>
              <w:t>9</w:t>
            </w:r>
            <w:r>
              <w:rPr>
                <w:noProof/>
                <w:webHidden/>
              </w:rPr>
              <w:fldChar w:fldCharType="end"/>
            </w:r>
          </w:hyperlink>
        </w:p>
        <w:p w14:paraId="36AEA031" w14:textId="4D040BCF" w:rsidR="00EB73AE" w:rsidRDefault="00EB73AE">
          <w:pPr>
            <w:pStyle w:val="TM2"/>
            <w:tabs>
              <w:tab w:val="right" w:leader="dot" w:pos="9062"/>
            </w:tabs>
            <w:rPr>
              <w:noProof/>
              <w:kern w:val="2"/>
              <w:sz w:val="24"/>
              <w:szCs w:val="24"/>
              <w:lang w:val="fr-CM" w:eastAsia="fr-CM"/>
              <w14:ligatures w14:val="standardContextual"/>
            </w:rPr>
          </w:pPr>
          <w:hyperlink w:anchor="_Toc210558637" w:history="1">
            <w:r w:rsidRPr="00474664">
              <w:rPr>
                <w:rStyle w:val="Lienhypertexte"/>
                <w:noProof/>
              </w:rPr>
              <w:t>II.3. Proposition de solution</w:t>
            </w:r>
            <w:r>
              <w:rPr>
                <w:noProof/>
                <w:webHidden/>
              </w:rPr>
              <w:tab/>
            </w:r>
            <w:r>
              <w:rPr>
                <w:noProof/>
                <w:webHidden/>
              </w:rPr>
              <w:fldChar w:fldCharType="begin"/>
            </w:r>
            <w:r>
              <w:rPr>
                <w:noProof/>
                <w:webHidden/>
              </w:rPr>
              <w:instrText xml:space="preserve"> PAGEREF _Toc210558637 \h </w:instrText>
            </w:r>
            <w:r>
              <w:rPr>
                <w:noProof/>
                <w:webHidden/>
              </w:rPr>
            </w:r>
            <w:r>
              <w:rPr>
                <w:noProof/>
                <w:webHidden/>
              </w:rPr>
              <w:fldChar w:fldCharType="separate"/>
            </w:r>
            <w:r>
              <w:rPr>
                <w:noProof/>
                <w:webHidden/>
              </w:rPr>
              <w:t>9</w:t>
            </w:r>
            <w:r>
              <w:rPr>
                <w:noProof/>
                <w:webHidden/>
              </w:rPr>
              <w:fldChar w:fldCharType="end"/>
            </w:r>
          </w:hyperlink>
        </w:p>
        <w:p w14:paraId="6444560F" w14:textId="24ECC138" w:rsidR="00EB73AE" w:rsidRDefault="00EB73AE">
          <w:pPr>
            <w:pStyle w:val="TM3"/>
            <w:tabs>
              <w:tab w:val="right" w:leader="dot" w:pos="9062"/>
            </w:tabs>
            <w:rPr>
              <w:noProof/>
              <w:kern w:val="2"/>
              <w:sz w:val="24"/>
              <w:szCs w:val="24"/>
              <w:lang w:val="fr-CM" w:eastAsia="fr-CM"/>
              <w14:ligatures w14:val="standardContextual"/>
            </w:rPr>
          </w:pPr>
          <w:hyperlink w:anchor="_Toc210558638" w:history="1">
            <w:r w:rsidRPr="00474664">
              <w:rPr>
                <w:rStyle w:val="Lienhypertexte"/>
                <w:noProof/>
              </w:rPr>
              <w:t>II.3.1. Formulation du thème</w:t>
            </w:r>
            <w:r>
              <w:rPr>
                <w:noProof/>
                <w:webHidden/>
              </w:rPr>
              <w:tab/>
            </w:r>
            <w:r>
              <w:rPr>
                <w:noProof/>
                <w:webHidden/>
              </w:rPr>
              <w:fldChar w:fldCharType="begin"/>
            </w:r>
            <w:r>
              <w:rPr>
                <w:noProof/>
                <w:webHidden/>
              </w:rPr>
              <w:instrText xml:space="preserve"> PAGEREF _Toc210558638 \h </w:instrText>
            </w:r>
            <w:r>
              <w:rPr>
                <w:noProof/>
                <w:webHidden/>
              </w:rPr>
            </w:r>
            <w:r>
              <w:rPr>
                <w:noProof/>
                <w:webHidden/>
              </w:rPr>
              <w:fldChar w:fldCharType="separate"/>
            </w:r>
            <w:r>
              <w:rPr>
                <w:noProof/>
                <w:webHidden/>
              </w:rPr>
              <w:t>9</w:t>
            </w:r>
            <w:r>
              <w:rPr>
                <w:noProof/>
                <w:webHidden/>
              </w:rPr>
              <w:fldChar w:fldCharType="end"/>
            </w:r>
          </w:hyperlink>
        </w:p>
        <w:p w14:paraId="2CA66A9F" w14:textId="5C8BB7D8" w:rsidR="00EB73AE" w:rsidRDefault="00EB73AE">
          <w:pPr>
            <w:pStyle w:val="TM3"/>
            <w:tabs>
              <w:tab w:val="right" w:leader="dot" w:pos="9062"/>
            </w:tabs>
            <w:rPr>
              <w:noProof/>
              <w:kern w:val="2"/>
              <w:sz w:val="24"/>
              <w:szCs w:val="24"/>
              <w:lang w:val="fr-CM" w:eastAsia="fr-CM"/>
              <w14:ligatures w14:val="standardContextual"/>
            </w:rPr>
          </w:pPr>
          <w:hyperlink w:anchor="_Toc210558639" w:history="1">
            <w:r w:rsidRPr="00474664">
              <w:rPr>
                <w:rStyle w:val="Lienhypertexte"/>
                <w:noProof/>
                <w:lang w:val="fr-CM"/>
              </w:rPr>
              <w:t>II.3.2. Objectifs</w:t>
            </w:r>
            <w:r>
              <w:rPr>
                <w:noProof/>
                <w:webHidden/>
              </w:rPr>
              <w:tab/>
            </w:r>
            <w:r>
              <w:rPr>
                <w:noProof/>
                <w:webHidden/>
              </w:rPr>
              <w:fldChar w:fldCharType="begin"/>
            </w:r>
            <w:r>
              <w:rPr>
                <w:noProof/>
                <w:webHidden/>
              </w:rPr>
              <w:instrText xml:space="preserve"> PAGEREF _Toc210558639 \h </w:instrText>
            </w:r>
            <w:r>
              <w:rPr>
                <w:noProof/>
                <w:webHidden/>
              </w:rPr>
            </w:r>
            <w:r>
              <w:rPr>
                <w:noProof/>
                <w:webHidden/>
              </w:rPr>
              <w:fldChar w:fldCharType="separate"/>
            </w:r>
            <w:r>
              <w:rPr>
                <w:noProof/>
                <w:webHidden/>
              </w:rPr>
              <w:t>9</w:t>
            </w:r>
            <w:r>
              <w:rPr>
                <w:noProof/>
                <w:webHidden/>
              </w:rPr>
              <w:fldChar w:fldCharType="end"/>
            </w:r>
          </w:hyperlink>
        </w:p>
        <w:p w14:paraId="07552231" w14:textId="0D32E661" w:rsidR="00EB73AE" w:rsidRDefault="00EB73AE">
          <w:pPr>
            <w:pStyle w:val="TM3"/>
            <w:tabs>
              <w:tab w:val="right" w:leader="dot" w:pos="9062"/>
            </w:tabs>
            <w:rPr>
              <w:noProof/>
              <w:kern w:val="2"/>
              <w:sz w:val="24"/>
              <w:szCs w:val="24"/>
              <w:lang w:val="fr-CM" w:eastAsia="fr-CM"/>
              <w14:ligatures w14:val="standardContextual"/>
            </w:rPr>
          </w:pPr>
          <w:hyperlink w:anchor="_Toc210558640" w:history="1">
            <w:r w:rsidRPr="00474664">
              <w:rPr>
                <w:rStyle w:val="Lienhypertexte"/>
                <w:noProof/>
                <w:lang w:val="fr-CM"/>
              </w:rPr>
              <w:t>II.3.3. Cahier de charges</w:t>
            </w:r>
            <w:r>
              <w:rPr>
                <w:noProof/>
                <w:webHidden/>
              </w:rPr>
              <w:tab/>
            </w:r>
            <w:r>
              <w:rPr>
                <w:noProof/>
                <w:webHidden/>
              </w:rPr>
              <w:fldChar w:fldCharType="begin"/>
            </w:r>
            <w:r>
              <w:rPr>
                <w:noProof/>
                <w:webHidden/>
              </w:rPr>
              <w:instrText xml:space="preserve"> PAGEREF _Toc210558640 \h </w:instrText>
            </w:r>
            <w:r>
              <w:rPr>
                <w:noProof/>
                <w:webHidden/>
              </w:rPr>
            </w:r>
            <w:r>
              <w:rPr>
                <w:noProof/>
                <w:webHidden/>
              </w:rPr>
              <w:fldChar w:fldCharType="separate"/>
            </w:r>
            <w:r>
              <w:rPr>
                <w:noProof/>
                <w:webHidden/>
              </w:rPr>
              <w:t>10</w:t>
            </w:r>
            <w:r>
              <w:rPr>
                <w:noProof/>
                <w:webHidden/>
              </w:rPr>
              <w:fldChar w:fldCharType="end"/>
            </w:r>
          </w:hyperlink>
        </w:p>
        <w:p w14:paraId="680D6FC4" w14:textId="095DA44B" w:rsidR="00EB73AE" w:rsidRDefault="00EB73AE">
          <w:pPr>
            <w:pStyle w:val="TM1"/>
            <w:tabs>
              <w:tab w:val="right" w:leader="dot" w:pos="9062"/>
            </w:tabs>
            <w:rPr>
              <w:noProof/>
              <w:kern w:val="2"/>
              <w:sz w:val="24"/>
              <w:szCs w:val="24"/>
              <w:lang w:val="fr-CM" w:eastAsia="fr-CM"/>
              <w14:ligatures w14:val="standardContextual"/>
            </w:rPr>
          </w:pPr>
          <w:hyperlink w:anchor="_Toc210558641" w:history="1">
            <w:r w:rsidRPr="00474664">
              <w:rPr>
                <w:rStyle w:val="Lienhypertexte"/>
                <w:noProof/>
              </w:rPr>
              <w:t>PARTIE 2 : METHODOLOGIE ET MISE EN ŒUVRE DU TRAVAIL</w:t>
            </w:r>
            <w:r>
              <w:rPr>
                <w:noProof/>
                <w:webHidden/>
              </w:rPr>
              <w:tab/>
            </w:r>
            <w:r>
              <w:rPr>
                <w:noProof/>
                <w:webHidden/>
              </w:rPr>
              <w:fldChar w:fldCharType="begin"/>
            </w:r>
            <w:r>
              <w:rPr>
                <w:noProof/>
                <w:webHidden/>
              </w:rPr>
              <w:instrText xml:space="preserve"> PAGEREF _Toc210558641 \h </w:instrText>
            </w:r>
            <w:r>
              <w:rPr>
                <w:noProof/>
                <w:webHidden/>
              </w:rPr>
            </w:r>
            <w:r>
              <w:rPr>
                <w:noProof/>
                <w:webHidden/>
              </w:rPr>
              <w:fldChar w:fldCharType="separate"/>
            </w:r>
            <w:r>
              <w:rPr>
                <w:noProof/>
                <w:webHidden/>
              </w:rPr>
              <w:t>12</w:t>
            </w:r>
            <w:r>
              <w:rPr>
                <w:noProof/>
                <w:webHidden/>
              </w:rPr>
              <w:fldChar w:fldCharType="end"/>
            </w:r>
          </w:hyperlink>
        </w:p>
        <w:p w14:paraId="6685945B" w14:textId="5B8CE26D" w:rsidR="00EB73AE" w:rsidRDefault="00EB73AE">
          <w:pPr>
            <w:pStyle w:val="TM1"/>
            <w:tabs>
              <w:tab w:val="right" w:leader="dot" w:pos="9062"/>
            </w:tabs>
            <w:rPr>
              <w:noProof/>
              <w:kern w:val="2"/>
              <w:sz w:val="24"/>
              <w:szCs w:val="24"/>
              <w:lang w:val="fr-CM" w:eastAsia="fr-CM"/>
              <w14:ligatures w14:val="standardContextual"/>
            </w:rPr>
          </w:pPr>
          <w:hyperlink w:anchor="_Toc210558642" w:history="1">
            <w:r w:rsidRPr="00474664">
              <w:rPr>
                <w:rStyle w:val="Lienhypertexte"/>
                <w:noProof/>
              </w:rPr>
              <w:t>CHAPITRE III : ARCHITECTURE GLOBALE DU SYSTEME</w:t>
            </w:r>
            <w:r>
              <w:rPr>
                <w:noProof/>
                <w:webHidden/>
              </w:rPr>
              <w:tab/>
            </w:r>
            <w:r>
              <w:rPr>
                <w:noProof/>
                <w:webHidden/>
              </w:rPr>
              <w:fldChar w:fldCharType="begin"/>
            </w:r>
            <w:r>
              <w:rPr>
                <w:noProof/>
                <w:webHidden/>
              </w:rPr>
              <w:instrText xml:space="preserve"> PAGEREF _Toc210558642 \h </w:instrText>
            </w:r>
            <w:r>
              <w:rPr>
                <w:noProof/>
                <w:webHidden/>
              </w:rPr>
            </w:r>
            <w:r>
              <w:rPr>
                <w:noProof/>
                <w:webHidden/>
              </w:rPr>
              <w:fldChar w:fldCharType="separate"/>
            </w:r>
            <w:r>
              <w:rPr>
                <w:noProof/>
                <w:webHidden/>
              </w:rPr>
              <w:t>12</w:t>
            </w:r>
            <w:r>
              <w:rPr>
                <w:noProof/>
                <w:webHidden/>
              </w:rPr>
              <w:fldChar w:fldCharType="end"/>
            </w:r>
          </w:hyperlink>
        </w:p>
        <w:p w14:paraId="2D996550" w14:textId="4E3447D2" w:rsidR="00EB73AE" w:rsidRDefault="00EB73AE">
          <w:pPr>
            <w:pStyle w:val="TM2"/>
            <w:tabs>
              <w:tab w:val="right" w:leader="dot" w:pos="9062"/>
            </w:tabs>
            <w:rPr>
              <w:noProof/>
              <w:kern w:val="2"/>
              <w:sz w:val="24"/>
              <w:szCs w:val="24"/>
              <w:lang w:val="fr-CM" w:eastAsia="fr-CM"/>
              <w14:ligatures w14:val="standardContextual"/>
            </w:rPr>
          </w:pPr>
          <w:hyperlink w:anchor="_Toc210558643" w:history="1">
            <w:r w:rsidRPr="00474664">
              <w:rPr>
                <w:rStyle w:val="Lienhypertexte"/>
                <w:noProof/>
                <w:lang w:eastAsia="fr-FR"/>
              </w:rPr>
              <w:t>III.1. Choix d’architecture</w:t>
            </w:r>
            <w:r>
              <w:rPr>
                <w:noProof/>
                <w:webHidden/>
              </w:rPr>
              <w:tab/>
            </w:r>
            <w:r>
              <w:rPr>
                <w:noProof/>
                <w:webHidden/>
              </w:rPr>
              <w:fldChar w:fldCharType="begin"/>
            </w:r>
            <w:r>
              <w:rPr>
                <w:noProof/>
                <w:webHidden/>
              </w:rPr>
              <w:instrText xml:space="preserve"> PAGEREF _Toc210558643 \h </w:instrText>
            </w:r>
            <w:r>
              <w:rPr>
                <w:noProof/>
                <w:webHidden/>
              </w:rPr>
            </w:r>
            <w:r>
              <w:rPr>
                <w:noProof/>
                <w:webHidden/>
              </w:rPr>
              <w:fldChar w:fldCharType="separate"/>
            </w:r>
            <w:r>
              <w:rPr>
                <w:noProof/>
                <w:webHidden/>
              </w:rPr>
              <w:t>12</w:t>
            </w:r>
            <w:r>
              <w:rPr>
                <w:noProof/>
                <w:webHidden/>
              </w:rPr>
              <w:fldChar w:fldCharType="end"/>
            </w:r>
          </w:hyperlink>
        </w:p>
        <w:p w14:paraId="70D08A5F" w14:textId="09522FB2" w:rsidR="00EB73AE" w:rsidRDefault="00EB73AE">
          <w:pPr>
            <w:pStyle w:val="TM2"/>
            <w:tabs>
              <w:tab w:val="right" w:leader="dot" w:pos="9062"/>
            </w:tabs>
            <w:rPr>
              <w:noProof/>
              <w:kern w:val="2"/>
              <w:sz w:val="24"/>
              <w:szCs w:val="24"/>
              <w:lang w:val="fr-CM" w:eastAsia="fr-CM"/>
              <w14:ligatures w14:val="standardContextual"/>
            </w:rPr>
          </w:pPr>
          <w:hyperlink w:anchor="_Toc210558644" w:history="1">
            <w:r w:rsidRPr="00474664">
              <w:rPr>
                <w:rStyle w:val="Lienhypertexte"/>
                <w:noProof/>
                <w:lang w:val="fr-CM"/>
              </w:rPr>
              <w:t>III.2. Details des Packages</w:t>
            </w:r>
            <w:r>
              <w:rPr>
                <w:noProof/>
                <w:webHidden/>
              </w:rPr>
              <w:tab/>
            </w:r>
            <w:r>
              <w:rPr>
                <w:noProof/>
                <w:webHidden/>
              </w:rPr>
              <w:fldChar w:fldCharType="begin"/>
            </w:r>
            <w:r>
              <w:rPr>
                <w:noProof/>
                <w:webHidden/>
              </w:rPr>
              <w:instrText xml:space="preserve"> PAGEREF _Toc210558644 \h </w:instrText>
            </w:r>
            <w:r>
              <w:rPr>
                <w:noProof/>
                <w:webHidden/>
              </w:rPr>
            </w:r>
            <w:r>
              <w:rPr>
                <w:noProof/>
                <w:webHidden/>
              </w:rPr>
              <w:fldChar w:fldCharType="separate"/>
            </w:r>
            <w:r>
              <w:rPr>
                <w:noProof/>
                <w:webHidden/>
              </w:rPr>
              <w:t>12</w:t>
            </w:r>
            <w:r>
              <w:rPr>
                <w:noProof/>
                <w:webHidden/>
              </w:rPr>
              <w:fldChar w:fldCharType="end"/>
            </w:r>
          </w:hyperlink>
        </w:p>
        <w:p w14:paraId="0B595653" w14:textId="5F6CC2AA" w:rsidR="00EB73AE" w:rsidRDefault="00EB73AE">
          <w:pPr>
            <w:pStyle w:val="TM1"/>
            <w:tabs>
              <w:tab w:val="right" w:leader="dot" w:pos="9062"/>
            </w:tabs>
            <w:rPr>
              <w:noProof/>
              <w:kern w:val="2"/>
              <w:sz w:val="24"/>
              <w:szCs w:val="24"/>
              <w:lang w:val="fr-CM" w:eastAsia="fr-CM"/>
              <w14:ligatures w14:val="standardContextual"/>
            </w:rPr>
          </w:pPr>
          <w:hyperlink w:anchor="_Toc210558645" w:history="1">
            <w:r w:rsidRPr="00474664">
              <w:rPr>
                <w:rStyle w:val="Lienhypertexte"/>
                <w:noProof/>
              </w:rPr>
              <w:t>CHAPITRE IV : ETUDE TECHNIQUE</w:t>
            </w:r>
            <w:r>
              <w:rPr>
                <w:noProof/>
                <w:webHidden/>
              </w:rPr>
              <w:tab/>
            </w:r>
            <w:r>
              <w:rPr>
                <w:noProof/>
                <w:webHidden/>
              </w:rPr>
              <w:fldChar w:fldCharType="begin"/>
            </w:r>
            <w:r>
              <w:rPr>
                <w:noProof/>
                <w:webHidden/>
              </w:rPr>
              <w:instrText xml:space="preserve"> PAGEREF _Toc210558645 \h </w:instrText>
            </w:r>
            <w:r>
              <w:rPr>
                <w:noProof/>
                <w:webHidden/>
              </w:rPr>
            </w:r>
            <w:r>
              <w:rPr>
                <w:noProof/>
                <w:webHidden/>
              </w:rPr>
              <w:fldChar w:fldCharType="separate"/>
            </w:r>
            <w:r>
              <w:rPr>
                <w:noProof/>
                <w:webHidden/>
              </w:rPr>
              <w:t>14</w:t>
            </w:r>
            <w:r>
              <w:rPr>
                <w:noProof/>
                <w:webHidden/>
              </w:rPr>
              <w:fldChar w:fldCharType="end"/>
            </w:r>
          </w:hyperlink>
        </w:p>
        <w:p w14:paraId="7D5172B5" w14:textId="1E67B39A" w:rsidR="00EB73AE" w:rsidRDefault="00EB73AE">
          <w:pPr>
            <w:pStyle w:val="TM2"/>
            <w:tabs>
              <w:tab w:val="right" w:leader="dot" w:pos="9062"/>
            </w:tabs>
            <w:rPr>
              <w:noProof/>
              <w:kern w:val="2"/>
              <w:sz w:val="24"/>
              <w:szCs w:val="24"/>
              <w:lang w:val="fr-CM" w:eastAsia="fr-CM"/>
              <w14:ligatures w14:val="standardContextual"/>
            </w:rPr>
          </w:pPr>
          <w:hyperlink w:anchor="_Toc210558646" w:history="1">
            <w:r w:rsidRPr="00474664">
              <w:rPr>
                <w:rStyle w:val="Lienhypertexte"/>
                <w:noProof/>
              </w:rPr>
              <w:t>IV.1. Outils et langage utilisés</w:t>
            </w:r>
            <w:r>
              <w:rPr>
                <w:noProof/>
                <w:webHidden/>
              </w:rPr>
              <w:tab/>
            </w:r>
            <w:r>
              <w:rPr>
                <w:noProof/>
                <w:webHidden/>
              </w:rPr>
              <w:fldChar w:fldCharType="begin"/>
            </w:r>
            <w:r>
              <w:rPr>
                <w:noProof/>
                <w:webHidden/>
              </w:rPr>
              <w:instrText xml:space="preserve"> PAGEREF _Toc210558646 \h </w:instrText>
            </w:r>
            <w:r>
              <w:rPr>
                <w:noProof/>
                <w:webHidden/>
              </w:rPr>
            </w:r>
            <w:r>
              <w:rPr>
                <w:noProof/>
                <w:webHidden/>
              </w:rPr>
              <w:fldChar w:fldCharType="separate"/>
            </w:r>
            <w:r>
              <w:rPr>
                <w:noProof/>
                <w:webHidden/>
              </w:rPr>
              <w:t>14</w:t>
            </w:r>
            <w:r>
              <w:rPr>
                <w:noProof/>
                <w:webHidden/>
              </w:rPr>
              <w:fldChar w:fldCharType="end"/>
            </w:r>
          </w:hyperlink>
        </w:p>
        <w:p w14:paraId="38AA91AD" w14:textId="42EB0EE3" w:rsidR="00EB73AE" w:rsidRDefault="00EB73AE">
          <w:pPr>
            <w:pStyle w:val="TM2"/>
            <w:tabs>
              <w:tab w:val="right" w:leader="dot" w:pos="9062"/>
            </w:tabs>
            <w:rPr>
              <w:noProof/>
              <w:kern w:val="2"/>
              <w:sz w:val="24"/>
              <w:szCs w:val="24"/>
              <w:lang w:val="fr-CM" w:eastAsia="fr-CM"/>
              <w14:ligatures w14:val="standardContextual"/>
            </w:rPr>
          </w:pPr>
          <w:hyperlink w:anchor="_Toc210558647" w:history="1">
            <w:r w:rsidRPr="00474664">
              <w:rPr>
                <w:rStyle w:val="Lienhypertexte"/>
                <w:noProof/>
              </w:rPr>
              <w:t>IV.2. Fonctionnement des classes</w:t>
            </w:r>
            <w:r>
              <w:rPr>
                <w:noProof/>
                <w:webHidden/>
              </w:rPr>
              <w:tab/>
            </w:r>
            <w:r>
              <w:rPr>
                <w:noProof/>
                <w:webHidden/>
              </w:rPr>
              <w:fldChar w:fldCharType="begin"/>
            </w:r>
            <w:r>
              <w:rPr>
                <w:noProof/>
                <w:webHidden/>
              </w:rPr>
              <w:instrText xml:space="preserve"> PAGEREF _Toc210558647 \h </w:instrText>
            </w:r>
            <w:r>
              <w:rPr>
                <w:noProof/>
                <w:webHidden/>
              </w:rPr>
            </w:r>
            <w:r>
              <w:rPr>
                <w:noProof/>
                <w:webHidden/>
              </w:rPr>
              <w:fldChar w:fldCharType="separate"/>
            </w:r>
            <w:r>
              <w:rPr>
                <w:noProof/>
                <w:webHidden/>
              </w:rPr>
              <w:t>14</w:t>
            </w:r>
            <w:r>
              <w:rPr>
                <w:noProof/>
                <w:webHidden/>
              </w:rPr>
              <w:fldChar w:fldCharType="end"/>
            </w:r>
          </w:hyperlink>
        </w:p>
        <w:p w14:paraId="02A36082" w14:textId="77DA1047" w:rsidR="00EB73AE" w:rsidRDefault="00EB73AE">
          <w:pPr>
            <w:pStyle w:val="TM3"/>
            <w:tabs>
              <w:tab w:val="right" w:leader="dot" w:pos="9062"/>
            </w:tabs>
            <w:rPr>
              <w:noProof/>
              <w:kern w:val="2"/>
              <w:sz w:val="24"/>
              <w:szCs w:val="24"/>
              <w:lang w:val="fr-CM" w:eastAsia="fr-CM"/>
              <w14:ligatures w14:val="standardContextual"/>
            </w:rPr>
          </w:pPr>
          <w:hyperlink w:anchor="_Toc210558648" w:history="1">
            <w:r w:rsidRPr="00474664">
              <w:rPr>
                <w:rStyle w:val="Lienhypertexte"/>
                <w:noProof/>
              </w:rPr>
              <w:t>IV.2.1. Diagramme de classes techniques</w:t>
            </w:r>
            <w:r>
              <w:rPr>
                <w:noProof/>
                <w:webHidden/>
              </w:rPr>
              <w:tab/>
            </w:r>
            <w:r>
              <w:rPr>
                <w:noProof/>
                <w:webHidden/>
              </w:rPr>
              <w:fldChar w:fldCharType="begin"/>
            </w:r>
            <w:r>
              <w:rPr>
                <w:noProof/>
                <w:webHidden/>
              </w:rPr>
              <w:instrText xml:space="preserve"> PAGEREF _Toc210558648 \h </w:instrText>
            </w:r>
            <w:r>
              <w:rPr>
                <w:noProof/>
                <w:webHidden/>
              </w:rPr>
            </w:r>
            <w:r>
              <w:rPr>
                <w:noProof/>
                <w:webHidden/>
              </w:rPr>
              <w:fldChar w:fldCharType="separate"/>
            </w:r>
            <w:r>
              <w:rPr>
                <w:noProof/>
                <w:webHidden/>
              </w:rPr>
              <w:t>14</w:t>
            </w:r>
            <w:r>
              <w:rPr>
                <w:noProof/>
                <w:webHidden/>
              </w:rPr>
              <w:fldChar w:fldCharType="end"/>
            </w:r>
          </w:hyperlink>
        </w:p>
        <w:p w14:paraId="50BA19B7" w14:textId="7CAB9343" w:rsidR="00EB73AE" w:rsidRDefault="00EB73AE">
          <w:pPr>
            <w:pStyle w:val="TM2"/>
            <w:tabs>
              <w:tab w:val="right" w:leader="dot" w:pos="9062"/>
            </w:tabs>
            <w:rPr>
              <w:noProof/>
              <w:kern w:val="2"/>
              <w:sz w:val="24"/>
              <w:szCs w:val="24"/>
              <w:lang w:val="fr-CM" w:eastAsia="fr-CM"/>
              <w14:ligatures w14:val="standardContextual"/>
            </w:rPr>
          </w:pPr>
          <w:hyperlink w:anchor="_Toc210558649" w:history="1">
            <w:r w:rsidRPr="00474664">
              <w:rPr>
                <w:rStyle w:val="Lienhypertexte"/>
                <w:noProof/>
              </w:rPr>
              <w:t>IV.3. DIAGRAMME DE SEQUENCE TECHNIQUES PERTINENTS</w:t>
            </w:r>
            <w:r>
              <w:rPr>
                <w:noProof/>
                <w:webHidden/>
              </w:rPr>
              <w:tab/>
            </w:r>
            <w:r>
              <w:rPr>
                <w:noProof/>
                <w:webHidden/>
              </w:rPr>
              <w:fldChar w:fldCharType="begin"/>
            </w:r>
            <w:r>
              <w:rPr>
                <w:noProof/>
                <w:webHidden/>
              </w:rPr>
              <w:instrText xml:space="preserve"> PAGEREF _Toc210558649 \h </w:instrText>
            </w:r>
            <w:r>
              <w:rPr>
                <w:noProof/>
                <w:webHidden/>
              </w:rPr>
            </w:r>
            <w:r>
              <w:rPr>
                <w:noProof/>
                <w:webHidden/>
              </w:rPr>
              <w:fldChar w:fldCharType="separate"/>
            </w:r>
            <w:r>
              <w:rPr>
                <w:noProof/>
                <w:webHidden/>
              </w:rPr>
              <w:t>15</w:t>
            </w:r>
            <w:r>
              <w:rPr>
                <w:noProof/>
                <w:webHidden/>
              </w:rPr>
              <w:fldChar w:fldCharType="end"/>
            </w:r>
          </w:hyperlink>
        </w:p>
        <w:p w14:paraId="0E796E0F" w14:textId="15BBBB64" w:rsidR="00EB73AE" w:rsidRDefault="00EB73AE">
          <w:pPr>
            <w:pStyle w:val="TM3"/>
            <w:tabs>
              <w:tab w:val="right" w:leader="dot" w:pos="9062"/>
            </w:tabs>
            <w:rPr>
              <w:noProof/>
              <w:kern w:val="2"/>
              <w:sz w:val="24"/>
              <w:szCs w:val="24"/>
              <w:lang w:val="fr-CM" w:eastAsia="fr-CM"/>
              <w14:ligatures w14:val="standardContextual"/>
            </w:rPr>
          </w:pPr>
          <w:hyperlink w:anchor="_Toc210558650" w:history="1">
            <w:r w:rsidRPr="00474664">
              <w:rPr>
                <w:rStyle w:val="Lienhypertexte"/>
                <w:noProof/>
              </w:rPr>
              <w:t>IV.3.1. Cas d’utilisation : Estimation de production</w:t>
            </w:r>
            <w:r>
              <w:rPr>
                <w:noProof/>
                <w:webHidden/>
              </w:rPr>
              <w:tab/>
            </w:r>
            <w:r>
              <w:rPr>
                <w:noProof/>
                <w:webHidden/>
              </w:rPr>
              <w:fldChar w:fldCharType="begin"/>
            </w:r>
            <w:r>
              <w:rPr>
                <w:noProof/>
                <w:webHidden/>
              </w:rPr>
              <w:instrText xml:space="preserve"> PAGEREF _Toc210558650 \h </w:instrText>
            </w:r>
            <w:r>
              <w:rPr>
                <w:noProof/>
                <w:webHidden/>
              </w:rPr>
            </w:r>
            <w:r>
              <w:rPr>
                <w:noProof/>
                <w:webHidden/>
              </w:rPr>
              <w:fldChar w:fldCharType="separate"/>
            </w:r>
            <w:r>
              <w:rPr>
                <w:noProof/>
                <w:webHidden/>
              </w:rPr>
              <w:t>15</w:t>
            </w:r>
            <w:r>
              <w:rPr>
                <w:noProof/>
                <w:webHidden/>
              </w:rPr>
              <w:fldChar w:fldCharType="end"/>
            </w:r>
          </w:hyperlink>
        </w:p>
        <w:p w14:paraId="637FE121" w14:textId="40F09C41" w:rsidR="00EB73AE" w:rsidRDefault="00EB73AE">
          <w:pPr>
            <w:pStyle w:val="TM3"/>
            <w:tabs>
              <w:tab w:val="right" w:leader="dot" w:pos="9062"/>
            </w:tabs>
            <w:rPr>
              <w:noProof/>
              <w:kern w:val="2"/>
              <w:sz w:val="24"/>
              <w:szCs w:val="24"/>
              <w:lang w:val="fr-CM" w:eastAsia="fr-CM"/>
              <w14:ligatures w14:val="standardContextual"/>
            </w:rPr>
          </w:pPr>
          <w:hyperlink w:anchor="_Toc210558651" w:history="1">
            <w:r w:rsidRPr="00474664">
              <w:rPr>
                <w:rStyle w:val="Lienhypertexte"/>
                <w:noProof/>
              </w:rPr>
              <w:t>IV.3.2. Cas d’utilisation : Voir graphes financiers</w:t>
            </w:r>
            <w:r>
              <w:rPr>
                <w:noProof/>
                <w:webHidden/>
              </w:rPr>
              <w:tab/>
            </w:r>
            <w:r>
              <w:rPr>
                <w:noProof/>
                <w:webHidden/>
              </w:rPr>
              <w:fldChar w:fldCharType="begin"/>
            </w:r>
            <w:r>
              <w:rPr>
                <w:noProof/>
                <w:webHidden/>
              </w:rPr>
              <w:instrText xml:space="preserve"> PAGEREF _Toc210558651 \h </w:instrText>
            </w:r>
            <w:r>
              <w:rPr>
                <w:noProof/>
                <w:webHidden/>
              </w:rPr>
            </w:r>
            <w:r>
              <w:rPr>
                <w:noProof/>
                <w:webHidden/>
              </w:rPr>
              <w:fldChar w:fldCharType="separate"/>
            </w:r>
            <w:r>
              <w:rPr>
                <w:noProof/>
                <w:webHidden/>
              </w:rPr>
              <w:t>18</w:t>
            </w:r>
            <w:r>
              <w:rPr>
                <w:noProof/>
                <w:webHidden/>
              </w:rPr>
              <w:fldChar w:fldCharType="end"/>
            </w:r>
          </w:hyperlink>
        </w:p>
        <w:p w14:paraId="3BECAB38" w14:textId="51DEDEC9" w:rsidR="00EB73AE" w:rsidRDefault="00EB73AE">
          <w:pPr>
            <w:pStyle w:val="TM3"/>
            <w:tabs>
              <w:tab w:val="right" w:leader="dot" w:pos="9062"/>
            </w:tabs>
            <w:rPr>
              <w:noProof/>
              <w:kern w:val="2"/>
              <w:sz w:val="24"/>
              <w:szCs w:val="24"/>
              <w:lang w:val="fr-CM" w:eastAsia="fr-CM"/>
              <w14:ligatures w14:val="standardContextual"/>
            </w:rPr>
          </w:pPr>
          <w:hyperlink w:anchor="_Toc210558652" w:history="1">
            <w:r w:rsidRPr="00474664">
              <w:rPr>
                <w:rStyle w:val="Lienhypertexte"/>
                <w:noProof/>
              </w:rPr>
              <w:t>IV.3.3. Cas d’utilisation : Exporter en PDF/CSV</w:t>
            </w:r>
            <w:r>
              <w:rPr>
                <w:noProof/>
                <w:webHidden/>
              </w:rPr>
              <w:tab/>
            </w:r>
            <w:r>
              <w:rPr>
                <w:noProof/>
                <w:webHidden/>
              </w:rPr>
              <w:fldChar w:fldCharType="begin"/>
            </w:r>
            <w:r>
              <w:rPr>
                <w:noProof/>
                <w:webHidden/>
              </w:rPr>
              <w:instrText xml:space="preserve"> PAGEREF _Toc210558652 \h </w:instrText>
            </w:r>
            <w:r>
              <w:rPr>
                <w:noProof/>
                <w:webHidden/>
              </w:rPr>
            </w:r>
            <w:r>
              <w:rPr>
                <w:noProof/>
                <w:webHidden/>
              </w:rPr>
              <w:fldChar w:fldCharType="separate"/>
            </w:r>
            <w:r>
              <w:rPr>
                <w:noProof/>
                <w:webHidden/>
              </w:rPr>
              <w:t>19</w:t>
            </w:r>
            <w:r>
              <w:rPr>
                <w:noProof/>
                <w:webHidden/>
              </w:rPr>
              <w:fldChar w:fldCharType="end"/>
            </w:r>
          </w:hyperlink>
        </w:p>
        <w:p w14:paraId="01716355" w14:textId="4E794FB9" w:rsidR="00EB73AE" w:rsidRDefault="00EB73AE">
          <w:pPr>
            <w:pStyle w:val="TM1"/>
            <w:tabs>
              <w:tab w:val="right" w:leader="dot" w:pos="9062"/>
            </w:tabs>
            <w:rPr>
              <w:noProof/>
              <w:kern w:val="2"/>
              <w:sz w:val="24"/>
              <w:szCs w:val="24"/>
              <w:lang w:val="fr-CM" w:eastAsia="fr-CM"/>
              <w14:ligatures w14:val="standardContextual"/>
            </w:rPr>
          </w:pPr>
          <w:hyperlink w:anchor="_Toc210558653" w:history="1">
            <w:r w:rsidRPr="00474664">
              <w:rPr>
                <w:rStyle w:val="Lienhypertexte"/>
                <w:noProof/>
              </w:rPr>
              <w:t>CHAPITRE V : TEST ET METRIQUE D’EVALUATION DE LA SOLUTION</w:t>
            </w:r>
            <w:r>
              <w:rPr>
                <w:noProof/>
                <w:webHidden/>
              </w:rPr>
              <w:tab/>
            </w:r>
            <w:r>
              <w:rPr>
                <w:noProof/>
                <w:webHidden/>
              </w:rPr>
              <w:fldChar w:fldCharType="begin"/>
            </w:r>
            <w:r>
              <w:rPr>
                <w:noProof/>
                <w:webHidden/>
              </w:rPr>
              <w:instrText xml:space="preserve"> PAGEREF _Toc210558653 \h </w:instrText>
            </w:r>
            <w:r>
              <w:rPr>
                <w:noProof/>
                <w:webHidden/>
              </w:rPr>
            </w:r>
            <w:r>
              <w:rPr>
                <w:noProof/>
                <w:webHidden/>
              </w:rPr>
              <w:fldChar w:fldCharType="separate"/>
            </w:r>
            <w:r>
              <w:rPr>
                <w:noProof/>
                <w:webHidden/>
              </w:rPr>
              <w:t>19</w:t>
            </w:r>
            <w:r>
              <w:rPr>
                <w:noProof/>
                <w:webHidden/>
              </w:rPr>
              <w:fldChar w:fldCharType="end"/>
            </w:r>
          </w:hyperlink>
        </w:p>
        <w:p w14:paraId="75FC5B23" w14:textId="1CBFC591" w:rsidR="00EB73AE" w:rsidRDefault="00EB73AE">
          <w:pPr>
            <w:pStyle w:val="TM1"/>
            <w:tabs>
              <w:tab w:val="right" w:leader="dot" w:pos="9062"/>
            </w:tabs>
            <w:rPr>
              <w:noProof/>
              <w:kern w:val="2"/>
              <w:sz w:val="24"/>
              <w:szCs w:val="24"/>
              <w:lang w:val="fr-CM" w:eastAsia="fr-CM"/>
              <w14:ligatures w14:val="standardContextual"/>
            </w:rPr>
          </w:pPr>
          <w:hyperlink w:anchor="_Toc210558654" w:history="1">
            <w:r w:rsidRPr="00474664">
              <w:rPr>
                <w:rStyle w:val="Lienhypertexte"/>
                <w:noProof/>
              </w:rPr>
              <w:t>PARTIE 3 : BILAN GENERAL DU STAGE</w:t>
            </w:r>
            <w:r>
              <w:rPr>
                <w:noProof/>
                <w:webHidden/>
              </w:rPr>
              <w:tab/>
            </w:r>
            <w:r>
              <w:rPr>
                <w:noProof/>
                <w:webHidden/>
              </w:rPr>
              <w:fldChar w:fldCharType="begin"/>
            </w:r>
            <w:r>
              <w:rPr>
                <w:noProof/>
                <w:webHidden/>
              </w:rPr>
              <w:instrText xml:space="preserve"> PAGEREF _Toc210558654 \h </w:instrText>
            </w:r>
            <w:r>
              <w:rPr>
                <w:noProof/>
                <w:webHidden/>
              </w:rPr>
            </w:r>
            <w:r>
              <w:rPr>
                <w:noProof/>
                <w:webHidden/>
              </w:rPr>
              <w:fldChar w:fldCharType="separate"/>
            </w:r>
            <w:r>
              <w:rPr>
                <w:noProof/>
                <w:webHidden/>
              </w:rPr>
              <w:t>21</w:t>
            </w:r>
            <w:r>
              <w:rPr>
                <w:noProof/>
                <w:webHidden/>
              </w:rPr>
              <w:fldChar w:fldCharType="end"/>
            </w:r>
          </w:hyperlink>
        </w:p>
        <w:p w14:paraId="6D4154CF" w14:textId="3877A3F9" w:rsidR="00EB73AE" w:rsidRDefault="00EB73AE">
          <w:pPr>
            <w:pStyle w:val="TM1"/>
            <w:tabs>
              <w:tab w:val="right" w:leader="dot" w:pos="9062"/>
            </w:tabs>
            <w:rPr>
              <w:noProof/>
              <w:kern w:val="2"/>
              <w:sz w:val="24"/>
              <w:szCs w:val="24"/>
              <w:lang w:val="fr-CM" w:eastAsia="fr-CM"/>
              <w14:ligatures w14:val="standardContextual"/>
            </w:rPr>
          </w:pPr>
          <w:hyperlink w:anchor="_Toc210558655" w:history="1">
            <w:r w:rsidRPr="00474664">
              <w:rPr>
                <w:rStyle w:val="Lienhypertexte"/>
                <w:noProof/>
              </w:rPr>
              <w:t>CHAPITRE VI : PRESENTATION ET ANALYSE DES RESULTATS</w:t>
            </w:r>
            <w:r>
              <w:rPr>
                <w:noProof/>
                <w:webHidden/>
              </w:rPr>
              <w:tab/>
            </w:r>
            <w:r>
              <w:rPr>
                <w:noProof/>
                <w:webHidden/>
              </w:rPr>
              <w:fldChar w:fldCharType="begin"/>
            </w:r>
            <w:r>
              <w:rPr>
                <w:noProof/>
                <w:webHidden/>
              </w:rPr>
              <w:instrText xml:space="preserve"> PAGEREF _Toc210558655 \h </w:instrText>
            </w:r>
            <w:r>
              <w:rPr>
                <w:noProof/>
                <w:webHidden/>
              </w:rPr>
            </w:r>
            <w:r>
              <w:rPr>
                <w:noProof/>
                <w:webHidden/>
              </w:rPr>
              <w:fldChar w:fldCharType="separate"/>
            </w:r>
            <w:r>
              <w:rPr>
                <w:noProof/>
                <w:webHidden/>
              </w:rPr>
              <w:t>21</w:t>
            </w:r>
            <w:r>
              <w:rPr>
                <w:noProof/>
                <w:webHidden/>
              </w:rPr>
              <w:fldChar w:fldCharType="end"/>
            </w:r>
          </w:hyperlink>
        </w:p>
        <w:p w14:paraId="7E5F81C1" w14:textId="3512AF70" w:rsidR="00EB73AE" w:rsidRDefault="00EB73AE">
          <w:pPr>
            <w:pStyle w:val="TM2"/>
            <w:tabs>
              <w:tab w:val="right" w:leader="dot" w:pos="9062"/>
            </w:tabs>
            <w:rPr>
              <w:noProof/>
              <w:kern w:val="2"/>
              <w:sz w:val="24"/>
              <w:szCs w:val="24"/>
              <w:lang w:val="fr-CM" w:eastAsia="fr-CM"/>
              <w14:ligatures w14:val="standardContextual"/>
            </w:rPr>
          </w:pPr>
          <w:hyperlink w:anchor="_Toc210558656" w:history="1">
            <w:r w:rsidRPr="00474664">
              <w:rPr>
                <w:rStyle w:val="Lienhypertexte"/>
                <w:noProof/>
              </w:rPr>
              <w:t>VI.1. Atteinte des objectifs par rapport aux objectif et methodes d’évaluation de ces resultats</w:t>
            </w:r>
            <w:r>
              <w:rPr>
                <w:noProof/>
                <w:webHidden/>
              </w:rPr>
              <w:tab/>
            </w:r>
            <w:r>
              <w:rPr>
                <w:noProof/>
                <w:webHidden/>
              </w:rPr>
              <w:fldChar w:fldCharType="begin"/>
            </w:r>
            <w:r>
              <w:rPr>
                <w:noProof/>
                <w:webHidden/>
              </w:rPr>
              <w:instrText xml:space="preserve"> PAGEREF _Toc210558656 \h </w:instrText>
            </w:r>
            <w:r>
              <w:rPr>
                <w:noProof/>
                <w:webHidden/>
              </w:rPr>
            </w:r>
            <w:r>
              <w:rPr>
                <w:noProof/>
                <w:webHidden/>
              </w:rPr>
              <w:fldChar w:fldCharType="separate"/>
            </w:r>
            <w:r>
              <w:rPr>
                <w:noProof/>
                <w:webHidden/>
              </w:rPr>
              <w:t>21</w:t>
            </w:r>
            <w:r>
              <w:rPr>
                <w:noProof/>
                <w:webHidden/>
              </w:rPr>
              <w:fldChar w:fldCharType="end"/>
            </w:r>
          </w:hyperlink>
        </w:p>
        <w:p w14:paraId="3101D35B" w14:textId="60A7668B" w:rsidR="00EB73AE" w:rsidRDefault="00EB73AE">
          <w:pPr>
            <w:pStyle w:val="TM2"/>
            <w:tabs>
              <w:tab w:val="right" w:leader="dot" w:pos="9062"/>
            </w:tabs>
            <w:rPr>
              <w:noProof/>
              <w:kern w:val="2"/>
              <w:sz w:val="24"/>
              <w:szCs w:val="24"/>
              <w:lang w:val="fr-CM" w:eastAsia="fr-CM"/>
              <w14:ligatures w14:val="standardContextual"/>
            </w:rPr>
          </w:pPr>
          <w:hyperlink w:anchor="_Toc210558657" w:history="1">
            <w:r w:rsidRPr="00474664">
              <w:rPr>
                <w:rStyle w:val="Lienhypertexte"/>
                <w:noProof/>
              </w:rPr>
              <w:t>VI.2. Critiques des resultats</w:t>
            </w:r>
            <w:r>
              <w:rPr>
                <w:noProof/>
                <w:webHidden/>
              </w:rPr>
              <w:tab/>
            </w:r>
            <w:r>
              <w:rPr>
                <w:noProof/>
                <w:webHidden/>
              </w:rPr>
              <w:fldChar w:fldCharType="begin"/>
            </w:r>
            <w:r>
              <w:rPr>
                <w:noProof/>
                <w:webHidden/>
              </w:rPr>
              <w:instrText xml:space="preserve"> PAGEREF _Toc210558657 \h </w:instrText>
            </w:r>
            <w:r>
              <w:rPr>
                <w:noProof/>
                <w:webHidden/>
              </w:rPr>
            </w:r>
            <w:r>
              <w:rPr>
                <w:noProof/>
                <w:webHidden/>
              </w:rPr>
              <w:fldChar w:fldCharType="separate"/>
            </w:r>
            <w:r>
              <w:rPr>
                <w:noProof/>
                <w:webHidden/>
              </w:rPr>
              <w:t>23</w:t>
            </w:r>
            <w:r>
              <w:rPr>
                <w:noProof/>
                <w:webHidden/>
              </w:rPr>
              <w:fldChar w:fldCharType="end"/>
            </w:r>
          </w:hyperlink>
        </w:p>
        <w:p w14:paraId="2E1628D8" w14:textId="0D6D984F" w:rsidR="00EB73AE" w:rsidRDefault="00EB73AE">
          <w:pPr>
            <w:pStyle w:val="TM1"/>
            <w:tabs>
              <w:tab w:val="right" w:leader="dot" w:pos="9062"/>
            </w:tabs>
            <w:rPr>
              <w:noProof/>
              <w:kern w:val="2"/>
              <w:sz w:val="24"/>
              <w:szCs w:val="24"/>
              <w:lang w:val="fr-CM" w:eastAsia="fr-CM"/>
              <w14:ligatures w14:val="standardContextual"/>
            </w:rPr>
          </w:pPr>
          <w:hyperlink w:anchor="_Toc210558658" w:history="1">
            <w:r w:rsidRPr="00474664">
              <w:rPr>
                <w:rStyle w:val="Lienhypertexte"/>
                <w:noProof/>
              </w:rPr>
              <w:t>CHAPITRE VII : BILAN PERSONNEL DU STAGE</w:t>
            </w:r>
            <w:r>
              <w:rPr>
                <w:noProof/>
                <w:webHidden/>
              </w:rPr>
              <w:tab/>
            </w:r>
            <w:r>
              <w:rPr>
                <w:noProof/>
                <w:webHidden/>
              </w:rPr>
              <w:fldChar w:fldCharType="begin"/>
            </w:r>
            <w:r>
              <w:rPr>
                <w:noProof/>
                <w:webHidden/>
              </w:rPr>
              <w:instrText xml:space="preserve"> PAGEREF _Toc210558658 \h </w:instrText>
            </w:r>
            <w:r>
              <w:rPr>
                <w:noProof/>
                <w:webHidden/>
              </w:rPr>
            </w:r>
            <w:r>
              <w:rPr>
                <w:noProof/>
                <w:webHidden/>
              </w:rPr>
              <w:fldChar w:fldCharType="separate"/>
            </w:r>
            <w:r>
              <w:rPr>
                <w:noProof/>
                <w:webHidden/>
              </w:rPr>
              <w:t>23</w:t>
            </w:r>
            <w:r>
              <w:rPr>
                <w:noProof/>
                <w:webHidden/>
              </w:rPr>
              <w:fldChar w:fldCharType="end"/>
            </w:r>
          </w:hyperlink>
        </w:p>
        <w:p w14:paraId="2329B7B1" w14:textId="753978F2" w:rsidR="00EB73AE" w:rsidRDefault="00EB73AE">
          <w:pPr>
            <w:pStyle w:val="TM2"/>
            <w:tabs>
              <w:tab w:val="right" w:leader="dot" w:pos="9062"/>
            </w:tabs>
            <w:rPr>
              <w:noProof/>
              <w:kern w:val="2"/>
              <w:sz w:val="24"/>
              <w:szCs w:val="24"/>
              <w:lang w:val="fr-CM" w:eastAsia="fr-CM"/>
              <w14:ligatures w14:val="standardContextual"/>
            </w:rPr>
          </w:pPr>
          <w:hyperlink w:anchor="_Toc210558659" w:history="1">
            <w:r w:rsidRPr="00474664">
              <w:rPr>
                <w:rStyle w:val="Lienhypertexte"/>
                <w:noProof/>
              </w:rPr>
              <w:t>VII.1. Points durs majeurs et solutions</w:t>
            </w:r>
            <w:r>
              <w:rPr>
                <w:noProof/>
                <w:webHidden/>
              </w:rPr>
              <w:tab/>
            </w:r>
            <w:r>
              <w:rPr>
                <w:noProof/>
                <w:webHidden/>
              </w:rPr>
              <w:fldChar w:fldCharType="begin"/>
            </w:r>
            <w:r>
              <w:rPr>
                <w:noProof/>
                <w:webHidden/>
              </w:rPr>
              <w:instrText xml:space="preserve"> PAGEREF _Toc210558659 \h </w:instrText>
            </w:r>
            <w:r>
              <w:rPr>
                <w:noProof/>
                <w:webHidden/>
              </w:rPr>
            </w:r>
            <w:r>
              <w:rPr>
                <w:noProof/>
                <w:webHidden/>
              </w:rPr>
              <w:fldChar w:fldCharType="separate"/>
            </w:r>
            <w:r>
              <w:rPr>
                <w:noProof/>
                <w:webHidden/>
              </w:rPr>
              <w:t>23</w:t>
            </w:r>
            <w:r>
              <w:rPr>
                <w:noProof/>
                <w:webHidden/>
              </w:rPr>
              <w:fldChar w:fldCharType="end"/>
            </w:r>
          </w:hyperlink>
        </w:p>
        <w:p w14:paraId="1278D73F" w14:textId="4AAC8952" w:rsidR="00EB73AE" w:rsidRDefault="00EB73AE">
          <w:pPr>
            <w:pStyle w:val="TM2"/>
            <w:tabs>
              <w:tab w:val="right" w:leader="dot" w:pos="9062"/>
            </w:tabs>
            <w:rPr>
              <w:noProof/>
              <w:kern w:val="2"/>
              <w:sz w:val="24"/>
              <w:szCs w:val="24"/>
              <w:lang w:val="fr-CM" w:eastAsia="fr-CM"/>
              <w14:ligatures w14:val="standardContextual"/>
            </w:rPr>
          </w:pPr>
          <w:hyperlink w:anchor="_Toc210558660" w:history="1">
            <w:r w:rsidRPr="00474664">
              <w:rPr>
                <w:rStyle w:val="Lienhypertexte"/>
                <w:noProof/>
              </w:rPr>
              <w:t>VII.2. Compétences interpersonnelles acquises en entreprise</w:t>
            </w:r>
            <w:r>
              <w:rPr>
                <w:noProof/>
                <w:webHidden/>
              </w:rPr>
              <w:tab/>
            </w:r>
            <w:r>
              <w:rPr>
                <w:noProof/>
                <w:webHidden/>
              </w:rPr>
              <w:fldChar w:fldCharType="begin"/>
            </w:r>
            <w:r>
              <w:rPr>
                <w:noProof/>
                <w:webHidden/>
              </w:rPr>
              <w:instrText xml:space="preserve"> PAGEREF _Toc210558660 \h </w:instrText>
            </w:r>
            <w:r>
              <w:rPr>
                <w:noProof/>
                <w:webHidden/>
              </w:rPr>
            </w:r>
            <w:r>
              <w:rPr>
                <w:noProof/>
                <w:webHidden/>
              </w:rPr>
              <w:fldChar w:fldCharType="separate"/>
            </w:r>
            <w:r>
              <w:rPr>
                <w:noProof/>
                <w:webHidden/>
              </w:rPr>
              <w:t>23</w:t>
            </w:r>
            <w:r>
              <w:rPr>
                <w:noProof/>
                <w:webHidden/>
              </w:rPr>
              <w:fldChar w:fldCharType="end"/>
            </w:r>
          </w:hyperlink>
        </w:p>
        <w:p w14:paraId="40E64C7A" w14:textId="6657AE34" w:rsidR="00EB73AE" w:rsidRDefault="00EB73AE">
          <w:pPr>
            <w:pStyle w:val="TM1"/>
            <w:tabs>
              <w:tab w:val="right" w:leader="dot" w:pos="9062"/>
            </w:tabs>
            <w:rPr>
              <w:noProof/>
              <w:kern w:val="2"/>
              <w:sz w:val="24"/>
              <w:szCs w:val="24"/>
              <w:lang w:val="fr-CM" w:eastAsia="fr-CM"/>
              <w14:ligatures w14:val="standardContextual"/>
            </w:rPr>
          </w:pPr>
          <w:hyperlink w:anchor="_Toc210558661" w:history="1">
            <w:r w:rsidRPr="00474664">
              <w:rPr>
                <w:rStyle w:val="Lienhypertexte"/>
                <w:noProof/>
              </w:rPr>
              <w:t>CONCLUSION</w:t>
            </w:r>
            <w:r>
              <w:rPr>
                <w:noProof/>
                <w:webHidden/>
              </w:rPr>
              <w:tab/>
            </w:r>
            <w:r>
              <w:rPr>
                <w:noProof/>
                <w:webHidden/>
              </w:rPr>
              <w:fldChar w:fldCharType="begin"/>
            </w:r>
            <w:r>
              <w:rPr>
                <w:noProof/>
                <w:webHidden/>
              </w:rPr>
              <w:instrText xml:space="preserve"> PAGEREF _Toc210558661 \h </w:instrText>
            </w:r>
            <w:r>
              <w:rPr>
                <w:noProof/>
                <w:webHidden/>
              </w:rPr>
            </w:r>
            <w:r>
              <w:rPr>
                <w:noProof/>
                <w:webHidden/>
              </w:rPr>
              <w:fldChar w:fldCharType="separate"/>
            </w:r>
            <w:r>
              <w:rPr>
                <w:noProof/>
                <w:webHidden/>
              </w:rPr>
              <w:t>24</w:t>
            </w:r>
            <w:r>
              <w:rPr>
                <w:noProof/>
                <w:webHidden/>
              </w:rPr>
              <w:fldChar w:fldCharType="end"/>
            </w:r>
          </w:hyperlink>
        </w:p>
        <w:p w14:paraId="5E10ADD3" w14:textId="6DF9FF50" w:rsidR="00EB73AE" w:rsidRDefault="00EB73AE">
          <w:pPr>
            <w:pStyle w:val="TM1"/>
            <w:tabs>
              <w:tab w:val="right" w:leader="dot" w:pos="9062"/>
            </w:tabs>
            <w:rPr>
              <w:noProof/>
              <w:kern w:val="2"/>
              <w:sz w:val="24"/>
              <w:szCs w:val="24"/>
              <w:lang w:val="fr-CM" w:eastAsia="fr-CM"/>
              <w14:ligatures w14:val="standardContextual"/>
            </w:rPr>
          </w:pPr>
          <w:hyperlink w:anchor="_Toc210558662" w:history="1">
            <w:r w:rsidRPr="00474664">
              <w:rPr>
                <w:rStyle w:val="Lienhypertexte"/>
                <w:noProof/>
              </w:rPr>
              <w:t>BIBLIOGRAPHIE</w:t>
            </w:r>
            <w:r>
              <w:rPr>
                <w:noProof/>
                <w:webHidden/>
              </w:rPr>
              <w:tab/>
            </w:r>
            <w:r>
              <w:rPr>
                <w:noProof/>
                <w:webHidden/>
              </w:rPr>
              <w:fldChar w:fldCharType="begin"/>
            </w:r>
            <w:r>
              <w:rPr>
                <w:noProof/>
                <w:webHidden/>
              </w:rPr>
              <w:instrText xml:space="preserve"> PAGEREF _Toc210558662 \h </w:instrText>
            </w:r>
            <w:r>
              <w:rPr>
                <w:noProof/>
                <w:webHidden/>
              </w:rPr>
            </w:r>
            <w:r>
              <w:rPr>
                <w:noProof/>
                <w:webHidden/>
              </w:rPr>
              <w:fldChar w:fldCharType="separate"/>
            </w:r>
            <w:r>
              <w:rPr>
                <w:noProof/>
                <w:webHidden/>
              </w:rPr>
              <w:t>24</w:t>
            </w:r>
            <w:r>
              <w:rPr>
                <w:noProof/>
                <w:webHidden/>
              </w:rPr>
              <w:fldChar w:fldCharType="end"/>
            </w:r>
          </w:hyperlink>
        </w:p>
        <w:p w14:paraId="40E958C2" w14:textId="53790B8E" w:rsidR="00EB73AE" w:rsidRDefault="00EB73AE">
          <w:pPr>
            <w:pStyle w:val="TM1"/>
            <w:tabs>
              <w:tab w:val="right" w:leader="dot" w:pos="9062"/>
            </w:tabs>
            <w:rPr>
              <w:noProof/>
              <w:kern w:val="2"/>
              <w:sz w:val="24"/>
              <w:szCs w:val="24"/>
              <w:lang w:val="fr-CM" w:eastAsia="fr-CM"/>
              <w14:ligatures w14:val="standardContextual"/>
            </w:rPr>
          </w:pPr>
          <w:hyperlink w:anchor="_Toc210558663" w:history="1">
            <w:r w:rsidRPr="00474664">
              <w:rPr>
                <w:rStyle w:val="Lienhypertexte"/>
                <w:noProof/>
              </w:rPr>
              <w:t>WEBOGRAPHIE</w:t>
            </w:r>
            <w:r>
              <w:rPr>
                <w:noProof/>
                <w:webHidden/>
              </w:rPr>
              <w:tab/>
            </w:r>
            <w:r>
              <w:rPr>
                <w:noProof/>
                <w:webHidden/>
              </w:rPr>
              <w:fldChar w:fldCharType="begin"/>
            </w:r>
            <w:r>
              <w:rPr>
                <w:noProof/>
                <w:webHidden/>
              </w:rPr>
              <w:instrText xml:space="preserve"> PAGEREF _Toc210558663 \h </w:instrText>
            </w:r>
            <w:r>
              <w:rPr>
                <w:noProof/>
                <w:webHidden/>
              </w:rPr>
            </w:r>
            <w:r>
              <w:rPr>
                <w:noProof/>
                <w:webHidden/>
              </w:rPr>
              <w:fldChar w:fldCharType="separate"/>
            </w:r>
            <w:r>
              <w:rPr>
                <w:noProof/>
                <w:webHidden/>
              </w:rPr>
              <w:t>25</w:t>
            </w:r>
            <w:r>
              <w:rPr>
                <w:noProof/>
                <w:webHidden/>
              </w:rPr>
              <w:fldChar w:fldCharType="end"/>
            </w:r>
          </w:hyperlink>
        </w:p>
        <w:p w14:paraId="52FEF3E6" w14:textId="271B3E89" w:rsidR="00EB73AE" w:rsidRDefault="00EB73AE">
          <w:pPr>
            <w:pStyle w:val="TM1"/>
            <w:tabs>
              <w:tab w:val="right" w:leader="dot" w:pos="9062"/>
            </w:tabs>
            <w:rPr>
              <w:noProof/>
              <w:kern w:val="2"/>
              <w:sz w:val="24"/>
              <w:szCs w:val="24"/>
              <w:lang w:val="fr-CM" w:eastAsia="fr-CM"/>
              <w14:ligatures w14:val="standardContextual"/>
            </w:rPr>
          </w:pPr>
          <w:hyperlink w:anchor="_Toc210558664" w:history="1">
            <w:r w:rsidRPr="00474664">
              <w:rPr>
                <w:rStyle w:val="Lienhypertexte"/>
                <w:noProof/>
              </w:rPr>
              <w:t>ANNEXES</w:t>
            </w:r>
            <w:r>
              <w:rPr>
                <w:noProof/>
                <w:webHidden/>
              </w:rPr>
              <w:tab/>
            </w:r>
            <w:r>
              <w:rPr>
                <w:noProof/>
                <w:webHidden/>
              </w:rPr>
              <w:fldChar w:fldCharType="begin"/>
            </w:r>
            <w:r>
              <w:rPr>
                <w:noProof/>
                <w:webHidden/>
              </w:rPr>
              <w:instrText xml:space="preserve"> PAGEREF _Toc210558664 \h </w:instrText>
            </w:r>
            <w:r>
              <w:rPr>
                <w:noProof/>
                <w:webHidden/>
              </w:rPr>
            </w:r>
            <w:r>
              <w:rPr>
                <w:noProof/>
                <w:webHidden/>
              </w:rPr>
              <w:fldChar w:fldCharType="separate"/>
            </w:r>
            <w:r>
              <w:rPr>
                <w:noProof/>
                <w:webHidden/>
              </w:rPr>
              <w:t>26</w:t>
            </w:r>
            <w:r>
              <w:rPr>
                <w:noProof/>
                <w:webHidden/>
              </w:rPr>
              <w:fldChar w:fldCharType="end"/>
            </w:r>
          </w:hyperlink>
        </w:p>
        <w:p w14:paraId="3A311689" w14:textId="19DFAE33" w:rsidR="00757FA2" w:rsidRPr="00A87C2A" w:rsidRDefault="00757FA2" w:rsidP="0012138C">
          <w:pPr>
            <w:spacing w:line="360" w:lineRule="auto"/>
            <w:jc w:val="both"/>
            <w:rPr>
              <w:rFonts w:ascii="Times New Roman" w:hAnsi="Times New Roman" w:cs="Times New Roman"/>
              <w:sz w:val="24"/>
              <w:szCs w:val="22"/>
            </w:rPr>
          </w:pPr>
          <w:r w:rsidRPr="00AC140F">
            <w:rPr>
              <w:rFonts w:ascii="Times New Roman" w:hAnsi="Times New Roman" w:cs="Times New Roman"/>
              <w:b/>
              <w:bCs/>
              <w:sz w:val="24"/>
              <w:szCs w:val="24"/>
            </w:rPr>
            <w:fldChar w:fldCharType="end"/>
          </w:r>
        </w:p>
      </w:sdtContent>
    </w:sdt>
    <w:p w14:paraId="083A4E87" w14:textId="77777777" w:rsidR="007B0B39" w:rsidRPr="00347E11" w:rsidRDefault="007B0B39" w:rsidP="0012138C">
      <w:pPr>
        <w:spacing w:after="0" w:line="360" w:lineRule="auto"/>
        <w:jc w:val="both"/>
        <w:rPr>
          <w:rFonts w:ascii="Times New Roman" w:hAnsi="Times New Roman" w:cs="Times New Roman"/>
          <w:noProof/>
          <w:sz w:val="24"/>
          <w:szCs w:val="24"/>
          <w:lang w:eastAsia="fr-FR"/>
        </w:rPr>
      </w:pPr>
    </w:p>
    <w:p w14:paraId="3320411C" w14:textId="1FC3000C" w:rsidR="006C67F2" w:rsidRDefault="005532A4" w:rsidP="00EB73AE">
      <w:pPr>
        <w:spacing w:line="360" w:lineRule="auto"/>
        <w:jc w:val="both"/>
        <w:rPr>
          <w:lang w:eastAsia="fr-FR"/>
        </w:rPr>
      </w:pPr>
      <w:r w:rsidRPr="00347E11">
        <w:rPr>
          <w:rFonts w:ascii="Times New Roman" w:hAnsi="Times New Roman" w:cs="Times New Roman"/>
          <w:sz w:val="24"/>
          <w:szCs w:val="24"/>
        </w:rPr>
        <w:br w:type="page"/>
      </w:r>
    </w:p>
    <w:p w14:paraId="776E8F29" w14:textId="7D2828C8" w:rsidR="007A3540" w:rsidRPr="006C67F2" w:rsidRDefault="007B0B39" w:rsidP="006C67F2">
      <w:pPr>
        <w:pStyle w:val="Titre1"/>
      </w:pPr>
      <w:bookmarkStart w:id="2" w:name="_Toc210558626"/>
      <w:r w:rsidRPr="00347E11">
        <w:lastRenderedPageBreak/>
        <w:t>INTRODUCTION</w:t>
      </w:r>
      <w:r w:rsidR="00A9495A">
        <w:t xml:space="preserve"> GENERALE</w:t>
      </w:r>
      <w:bookmarkEnd w:id="2"/>
    </w:p>
    <w:p w14:paraId="67770D61" w14:textId="77777777" w:rsidR="00644A58" w:rsidRDefault="00A64480" w:rsidP="0012138C">
      <w:pPr>
        <w:pStyle w:val="Sansinterligne"/>
        <w:spacing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          </w:t>
      </w:r>
      <w:r w:rsidR="007A3540" w:rsidRPr="007A3540">
        <w:rPr>
          <w:rFonts w:ascii="Times New Roman" w:hAnsi="Times New Roman" w:cs="Times New Roman"/>
          <w:noProof/>
          <w:sz w:val="24"/>
          <w:szCs w:val="24"/>
          <w:lang w:eastAsia="fr-FR"/>
        </w:rPr>
        <w:t xml:space="preserve">De nos jours, la gestion des étudiants dans les établissements d'enseignement supérieur </w:t>
      </w:r>
      <w:r>
        <w:rPr>
          <w:rFonts w:ascii="Times New Roman" w:hAnsi="Times New Roman" w:cs="Times New Roman"/>
          <w:noProof/>
          <w:sz w:val="24"/>
          <w:szCs w:val="24"/>
          <w:lang w:eastAsia="fr-FR"/>
        </w:rPr>
        <w:t>présente de nombreux obstacles à surmonter</w:t>
      </w:r>
      <w:r w:rsidR="00644A58">
        <w:rPr>
          <w:rFonts w:ascii="Times New Roman" w:hAnsi="Times New Roman" w:cs="Times New Roman"/>
          <w:noProof/>
          <w:sz w:val="24"/>
          <w:szCs w:val="24"/>
          <w:lang w:eastAsia="fr-FR"/>
        </w:rPr>
        <w:t xml:space="preserve">. Face aux nombreux cas de fraude </w:t>
      </w:r>
      <w:r w:rsidR="00644A58" w:rsidRPr="007A3540">
        <w:rPr>
          <w:rFonts w:ascii="Times New Roman" w:hAnsi="Times New Roman" w:cs="Times New Roman"/>
          <w:noProof/>
          <w:sz w:val="24"/>
          <w:szCs w:val="24"/>
          <w:lang w:eastAsia="fr-FR"/>
        </w:rPr>
        <w:t>lors de la justification des absences en cours</w:t>
      </w:r>
      <w:r w:rsidR="00644A58">
        <w:rPr>
          <w:rFonts w:ascii="Times New Roman" w:hAnsi="Times New Roman" w:cs="Times New Roman"/>
          <w:noProof/>
          <w:sz w:val="24"/>
          <w:szCs w:val="24"/>
          <w:lang w:eastAsia="fr-FR"/>
        </w:rPr>
        <w:t xml:space="preserve">, pouvoir </w:t>
      </w:r>
      <w:r>
        <w:rPr>
          <w:rFonts w:ascii="Times New Roman" w:hAnsi="Times New Roman" w:cs="Times New Roman"/>
          <w:noProof/>
          <w:sz w:val="24"/>
          <w:szCs w:val="24"/>
          <w:lang w:eastAsia="fr-FR"/>
        </w:rPr>
        <w:t xml:space="preserve">accorder </w:t>
      </w:r>
      <w:r w:rsidR="007A3540" w:rsidRPr="007A3540">
        <w:rPr>
          <w:rFonts w:ascii="Times New Roman" w:hAnsi="Times New Roman" w:cs="Times New Roman"/>
          <w:noProof/>
          <w:sz w:val="24"/>
          <w:szCs w:val="24"/>
          <w:lang w:eastAsia="fr-FR"/>
        </w:rPr>
        <w:t xml:space="preserve">des permissions d'absence maladie </w:t>
      </w:r>
      <w:r>
        <w:rPr>
          <w:rFonts w:ascii="Times New Roman" w:hAnsi="Times New Roman" w:cs="Times New Roman"/>
          <w:noProof/>
          <w:sz w:val="24"/>
          <w:szCs w:val="24"/>
          <w:lang w:eastAsia="fr-FR"/>
        </w:rPr>
        <w:t xml:space="preserve">en toute fiabilité </w:t>
      </w:r>
      <w:r w:rsidR="007A3540" w:rsidRPr="007A3540">
        <w:rPr>
          <w:rFonts w:ascii="Times New Roman" w:hAnsi="Times New Roman" w:cs="Times New Roman"/>
          <w:noProof/>
          <w:sz w:val="24"/>
          <w:szCs w:val="24"/>
          <w:lang w:eastAsia="fr-FR"/>
        </w:rPr>
        <w:t>aux apprenants</w:t>
      </w:r>
      <w:r>
        <w:rPr>
          <w:rFonts w:ascii="Times New Roman" w:hAnsi="Times New Roman" w:cs="Times New Roman"/>
          <w:noProof/>
          <w:sz w:val="24"/>
          <w:szCs w:val="24"/>
          <w:lang w:eastAsia="fr-FR"/>
        </w:rPr>
        <w:t xml:space="preserve"> est d’une importance capitale</w:t>
      </w:r>
      <w:r w:rsidR="007A3540" w:rsidRPr="007A3540">
        <w:rPr>
          <w:rFonts w:ascii="Times New Roman" w:hAnsi="Times New Roman" w:cs="Times New Roman"/>
          <w:noProof/>
          <w:sz w:val="24"/>
          <w:szCs w:val="24"/>
          <w:lang w:eastAsia="fr-FR"/>
        </w:rPr>
        <w:t xml:space="preserve">. </w:t>
      </w:r>
      <w:r w:rsidR="00644A58">
        <w:rPr>
          <w:rFonts w:ascii="Times New Roman" w:hAnsi="Times New Roman" w:cs="Times New Roman"/>
          <w:noProof/>
          <w:sz w:val="24"/>
          <w:szCs w:val="24"/>
          <w:lang w:eastAsia="fr-FR"/>
        </w:rPr>
        <w:t>Ainsi,</w:t>
      </w:r>
      <w:r w:rsidR="007A3540" w:rsidRPr="007A3540">
        <w:rPr>
          <w:rFonts w:ascii="Times New Roman" w:hAnsi="Times New Roman" w:cs="Times New Roman"/>
          <w:noProof/>
          <w:sz w:val="24"/>
          <w:szCs w:val="24"/>
          <w:lang w:eastAsia="fr-FR"/>
        </w:rPr>
        <w:t xml:space="preserve"> </w:t>
      </w:r>
      <w:r w:rsidR="00644A58">
        <w:rPr>
          <w:rFonts w:ascii="Times New Roman" w:hAnsi="Times New Roman" w:cs="Times New Roman"/>
          <w:noProof/>
          <w:sz w:val="24"/>
          <w:szCs w:val="24"/>
          <w:lang w:eastAsia="fr-FR"/>
        </w:rPr>
        <w:t xml:space="preserve">de </w:t>
      </w:r>
      <w:r w:rsidR="007A3540" w:rsidRPr="007A3540">
        <w:rPr>
          <w:rFonts w:ascii="Times New Roman" w:hAnsi="Times New Roman" w:cs="Times New Roman"/>
          <w:noProof/>
          <w:sz w:val="24"/>
          <w:szCs w:val="24"/>
          <w:lang w:eastAsia="fr-FR"/>
        </w:rPr>
        <w:t>nombreux systèmes de dema</w:t>
      </w:r>
      <w:r w:rsidR="00644A58">
        <w:rPr>
          <w:rFonts w:ascii="Times New Roman" w:hAnsi="Times New Roman" w:cs="Times New Roman"/>
          <w:noProof/>
          <w:sz w:val="24"/>
          <w:szCs w:val="24"/>
          <w:lang w:eastAsia="fr-FR"/>
        </w:rPr>
        <w:t xml:space="preserve">nde d'autorisation d'absence des </w:t>
      </w:r>
      <w:r w:rsidR="007A3540" w:rsidRPr="007A3540">
        <w:rPr>
          <w:rFonts w:ascii="Times New Roman" w:hAnsi="Times New Roman" w:cs="Times New Roman"/>
          <w:noProof/>
          <w:sz w:val="24"/>
          <w:szCs w:val="24"/>
          <w:lang w:eastAsia="fr-FR"/>
        </w:rPr>
        <w:t>plus rigoureux</w:t>
      </w:r>
      <w:r w:rsidR="00644A58">
        <w:rPr>
          <w:rFonts w:ascii="Times New Roman" w:hAnsi="Times New Roman" w:cs="Times New Roman"/>
          <w:noProof/>
          <w:sz w:val="24"/>
          <w:szCs w:val="24"/>
          <w:lang w:eastAsia="fr-FR"/>
        </w:rPr>
        <w:t>, tel que l’usage de</w:t>
      </w:r>
      <w:r w:rsidR="00644A58" w:rsidRPr="007A3540">
        <w:rPr>
          <w:rFonts w:ascii="Times New Roman" w:hAnsi="Times New Roman" w:cs="Times New Roman"/>
          <w:noProof/>
          <w:sz w:val="24"/>
          <w:szCs w:val="24"/>
          <w:lang w:eastAsia="fr-FR"/>
        </w:rPr>
        <w:t xml:space="preserve"> carnets médicaux</w:t>
      </w:r>
      <w:r w:rsidR="00644A58">
        <w:rPr>
          <w:rFonts w:ascii="Times New Roman" w:hAnsi="Times New Roman" w:cs="Times New Roman"/>
          <w:noProof/>
          <w:sz w:val="24"/>
          <w:szCs w:val="24"/>
          <w:lang w:eastAsia="fr-FR"/>
        </w:rPr>
        <w:t>,</w:t>
      </w:r>
      <w:r w:rsidR="00644A58" w:rsidRPr="007A3540">
        <w:rPr>
          <w:rFonts w:ascii="Times New Roman" w:hAnsi="Times New Roman" w:cs="Times New Roman"/>
          <w:noProof/>
          <w:sz w:val="24"/>
          <w:szCs w:val="24"/>
          <w:lang w:eastAsia="fr-FR"/>
        </w:rPr>
        <w:t xml:space="preserve"> </w:t>
      </w:r>
      <w:r w:rsidR="00644A58">
        <w:rPr>
          <w:rFonts w:ascii="Times New Roman" w:hAnsi="Times New Roman" w:cs="Times New Roman"/>
          <w:noProof/>
          <w:sz w:val="24"/>
          <w:szCs w:val="24"/>
          <w:lang w:eastAsia="fr-FR"/>
        </w:rPr>
        <w:t>servant</w:t>
      </w:r>
      <w:r w:rsidR="00644A58" w:rsidRPr="007A3540">
        <w:rPr>
          <w:rFonts w:ascii="Times New Roman" w:hAnsi="Times New Roman" w:cs="Times New Roman"/>
          <w:noProof/>
          <w:sz w:val="24"/>
          <w:szCs w:val="24"/>
          <w:lang w:eastAsia="fr-FR"/>
        </w:rPr>
        <w:t xml:space="preserve"> non seulement de support pour enregistrer le diagnostic de l'étudiant malade, mais également de preuve supplémentai</w:t>
      </w:r>
      <w:r w:rsidR="00644A58">
        <w:rPr>
          <w:rFonts w:ascii="Times New Roman" w:hAnsi="Times New Roman" w:cs="Times New Roman"/>
          <w:noProof/>
          <w:sz w:val="24"/>
          <w:szCs w:val="24"/>
          <w:lang w:eastAsia="fr-FR"/>
        </w:rPr>
        <w:t>re pour justifier ses absences, ont vu le jour.</w:t>
      </w:r>
    </w:p>
    <w:p w14:paraId="5D493B3F" w14:textId="77777777" w:rsidR="009928E2" w:rsidRDefault="00644A58" w:rsidP="0012138C">
      <w:pPr>
        <w:pStyle w:val="Sansinterligne"/>
        <w:spacing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          </w:t>
      </w:r>
      <w:r w:rsidR="007A3540" w:rsidRPr="007A3540">
        <w:rPr>
          <w:rFonts w:ascii="Times New Roman" w:hAnsi="Times New Roman" w:cs="Times New Roman"/>
          <w:noProof/>
          <w:sz w:val="24"/>
          <w:szCs w:val="24"/>
          <w:lang w:eastAsia="fr-FR"/>
        </w:rPr>
        <w:t xml:space="preserve">L'INP-HB </w:t>
      </w:r>
      <w:r>
        <w:rPr>
          <w:rFonts w:ascii="Times New Roman" w:hAnsi="Times New Roman" w:cs="Times New Roman"/>
          <w:noProof/>
          <w:sz w:val="24"/>
          <w:szCs w:val="24"/>
          <w:lang w:eastAsia="fr-FR"/>
        </w:rPr>
        <w:t>n’échappe pas à ce probleme</w:t>
      </w:r>
      <w:r w:rsidR="007A3540" w:rsidRPr="007A3540">
        <w:rPr>
          <w:rFonts w:ascii="Times New Roman" w:hAnsi="Times New Roman" w:cs="Times New Roman"/>
          <w:noProof/>
          <w:sz w:val="24"/>
          <w:szCs w:val="24"/>
          <w:lang w:eastAsia="fr-FR"/>
        </w:rPr>
        <w:t xml:space="preserve">. </w:t>
      </w:r>
      <w:r>
        <w:rPr>
          <w:rFonts w:ascii="Times New Roman" w:hAnsi="Times New Roman" w:cs="Times New Roman"/>
          <w:noProof/>
          <w:sz w:val="24"/>
          <w:szCs w:val="24"/>
          <w:lang w:eastAsia="fr-FR"/>
        </w:rPr>
        <w:t>En effet, avec</w:t>
      </w:r>
      <w:r w:rsidR="007A3540" w:rsidRPr="007A3540">
        <w:rPr>
          <w:rFonts w:ascii="Times New Roman" w:hAnsi="Times New Roman" w:cs="Times New Roman"/>
          <w:noProof/>
          <w:sz w:val="24"/>
          <w:szCs w:val="24"/>
          <w:lang w:eastAsia="fr-FR"/>
        </w:rPr>
        <w:t xml:space="preserve"> l'augmentation du nombre d'étudiants, l'institut a mis en place un système</w:t>
      </w:r>
      <w:r w:rsidR="00DB2AFD">
        <w:rPr>
          <w:rFonts w:ascii="Times New Roman" w:hAnsi="Times New Roman" w:cs="Times New Roman"/>
          <w:noProof/>
          <w:sz w:val="24"/>
          <w:szCs w:val="24"/>
          <w:lang w:eastAsia="fr-FR"/>
        </w:rPr>
        <w:t xml:space="preserve"> rigoureux</w:t>
      </w:r>
      <w:r w:rsidR="007A3540" w:rsidRPr="007A3540">
        <w:rPr>
          <w:rFonts w:ascii="Times New Roman" w:hAnsi="Times New Roman" w:cs="Times New Roman"/>
          <w:noProof/>
          <w:sz w:val="24"/>
          <w:szCs w:val="24"/>
          <w:lang w:eastAsia="fr-FR"/>
        </w:rPr>
        <w:t xml:space="preserve"> de gestion des demandes d'autorisation d'absence maladie, </w:t>
      </w:r>
      <w:r w:rsidR="009928E2">
        <w:rPr>
          <w:rFonts w:ascii="Times New Roman" w:hAnsi="Times New Roman" w:cs="Times New Roman"/>
          <w:noProof/>
          <w:sz w:val="24"/>
          <w:szCs w:val="24"/>
          <w:lang w:eastAsia="fr-FR"/>
        </w:rPr>
        <w:t>dotant les infirmiers</w:t>
      </w:r>
      <w:r w:rsidR="007A3540" w:rsidRPr="007A3540">
        <w:rPr>
          <w:rFonts w:ascii="Times New Roman" w:hAnsi="Times New Roman" w:cs="Times New Roman"/>
          <w:noProof/>
          <w:sz w:val="24"/>
          <w:szCs w:val="24"/>
          <w:lang w:eastAsia="fr-FR"/>
        </w:rPr>
        <w:t xml:space="preserve"> de carnet</w:t>
      </w:r>
      <w:r w:rsidR="009928E2">
        <w:rPr>
          <w:rFonts w:ascii="Times New Roman" w:hAnsi="Times New Roman" w:cs="Times New Roman"/>
          <w:noProof/>
          <w:sz w:val="24"/>
          <w:szCs w:val="24"/>
          <w:lang w:eastAsia="fr-FR"/>
        </w:rPr>
        <w:t xml:space="preserve">s médicaux pour chaque patient. </w:t>
      </w:r>
    </w:p>
    <w:p w14:paraId="5D72C723" w14:textId="77777777" w:rsidR="007A3540" w:rsidRDefault="009928E2" w:rsidP="0012138C">
      <w:pPr>
        <w:pStyle w:val="Sansinterligne"/>
        <w:spacing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La</w:t>
      </w:r>
      <w:r w:rsidR="007A3540" w:rsidRPr="007A3540">
        <w:rPr>
          <w:rFonts w:ascii="Times New Roman" w:hAnsi="Times New Roman" w:cs="Times New Roman"/>
          <w:noProof/>
          <w:sz w:val="24"/>
          <w:szCs w:val="24"/>
          <w:lang w:eastAsia="fr-FR"/>
        </w:rPr>
        <w:t xml:space="preserve"> gestion de ces systèmes </w:t>
      </w:r>
      <w:r>
        <w:rPr>
          <w:rFonts w:ascii="Times New Roman" w:hAnsi="Times New Roman" w:cs="Times New Roman"/>
          <w:noProof/>
          <w:sz w:val="24"/>
          <w:szCs w:val="24"/>
          <w:lang w:eastAsia="fr-FR"/>
        </w:rPr>
        <w:t>étant d'une importance capitale, i</w:t>
      </w:r>
      <w:r w:rsidR="007A3540" w:rsidRPr="007A3540">
        <w:rPr>
          <w:rFonts w:ascii="Times New Roman" w:hAnsi="Times New Roman" w:cs="Times New Roman"/>
          <w:noProof/>
          <w:sz w:val="24"/>
          <w:szCs w:val="24"/>
          <w:lang w:eastAsia="fr-FR"/>
        </w:rPr>
        <w:t>l devient donc primordial de se demander comment automatiser ces processus et améliorer leur gestion.</w:t>
      </w:r>
    </w:p>
    <w:p w14:paraId="174E6F18" w14:textId="77777777" w:rsidR="007A3540" w:rsidRPr="007A3540" w:rsidRDefault="009928E2" w:rsidP="0012138C">
      <w:pPr>
        <w:pStyle w:val="Sansinterligne"/>
        <w:spacing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           C’est dans cette optique que s’inscrit notre projet de développement d’</w:t>
      </w:r>
      <w:r w:rsidR="007A3540" w:rsidRPr="007A3540">
        <w:rPr>
          <w:rFonts w:ascii="Times New Roman" w:hAnsi="Times New Roman" w:cs="Times New Roman"/>
          <w:noProof/>
          <w:sz w:val="24"/>
          <w:szCs w:val="24"/>
          <w:lang w:eastAsia="fr-FR"/>
        </w:rPr>
        <w:t xml:space="preserve">une application de gestion des processus personnalisée pour </w:t>
      </w:r>
      <w:r>
        <w:rPr>
          <w:rFonts w:ascii="Times New Roman" w:hAnsi="Times New Roman" w:cs="Times New Roman"/>
          <w:noProof/>
          <w:sz w:val="24"/>
          <w:szCs w:val="24"/>
          <w:lang w:eastAsia="fr-FR"/>
        </w:rPr>
        <w:t>l'infirmerie de l'INP-HB afin</w:t>
      </w:r>
      <w:r w:rsidR="007A3540" w:rsidRPr="007A3540">
        <w:rPr>
          <w:rFonts w:ascii="Times New Roman" w:hAnsi="Times New Roman" w:cs="Times New Roman"/>
          <w:noProof/>
          <w:sz w:val="24"/>
          <w:szCs w:val="24"/>
          <w:lang w:eastAsia="fr-FR"/>
        </w:rPr>
        <w:t xml:space="preserve"> de simplifier et d'optimiser la prise d'autorisation et l</w:t>
      </w:r>
      <w:r>
        <w:rPr>
          <w:rFonts w:ascii="Times New Roman" w:hAnsi="Times New Roman" w:cs="Times New Roman"/>
          <w:noProof/>
          <w:sz w:val="24"/>
          <w:szCs w:val="24"/>
          <w:lang w:eastAsia="fr-FR"/>
        </w:rPr>
        <w:t xml:space="preserve">a gestion des carnets médicaux. </w:t>
      </w:r>
      <w:r w:rsidR="007A3540" w:rsidRPr="007A3540">
        <w:rPr>
          <w:rFonts w:ascii="Times New Roman" w:hAnsi="Times New Roman" w:cs="Times New Roman"/>
          <w:noProof/>
          <w:sz w:val="24"/>
          <w:szCs w:val="24"/>
          <w:lang w:eastAsia="fr-FR"/>
        </w:rPr>
        <w:t>Cette application automatisée permettra une gestion plus efficace des autorisations d'absence maladie et une meilleure traçabil</w:t>
      </w:r>
      <w:r w:rsidR="007A3540">
        <w:rPr>
          <w:rFonts w:ascii="Times New Roman" w:hAnsi="Times New Roman" w:cs="Times New Roman"/>
          <w:noProof/>
          <w:sz w:val="24"/>
          <w:szCs w:val="24"/>
          <w:lang w:eastAsia="fr-FR"/>
        </w:rPr>
        <w:t>ité des informations médicales.</w:t>
      </w:r>
    </w:p>
    <w:p w14:paraId="3708BC58" w14:textId="77777777" w:rsidR="007B0B39" w:rsidRPr="00347E11" w:rsidRDefault="009928E2" w:rsidP="0012138C">
      <w:pPr>
        <w:pStyle w:val="Sansinterligne"/>
        <w:spacing w:line="360" w:lineRule="auto"/>
        <w:jc w:val="both"/>
        <w:rPr>
          <w:rFonts w:ascii="Times New Roman" w:hAnsi="Times New Roman" w:cs="Times New Roman"/>
          <w:noProof/>
          <w:sz w:val="24"/>
          <w:szCs w:val="24"/>
          <w:lang w:eastAsia="fr-FR"/>
        </w:rPr>
      </w:pPr>
      <w:r>
        <w:rPr>
          <w:rFonts w:ascii="Times New Roman" w:hAnsi="Times New Roman" w:cs="Times New Roman"/>
          <w:noProof/>
          <w:sz w:val="24"/>
          <w:szCs w:val="24"/>
          <w:lang w:eastAsia="fr-FR"/>
        </w:rPr>
        <w:t xml:space="preserve">           Dans la suite, nous </w:t>
      </w:r>
      <w:r w:rsidR="007B7347">
        <w:rPr>
          <w:rFonts w:ascii="Times New Roman" w:hAnsi="Times New Roman" w:cs="Times New Roman"/>
          <w:noProof/>
          <w:sz w:val="24"/>
          <w:szCs w:val="24"/>
          <w:lang w:eastAsia="fr-FR"/>
        </w:rPr>
        <w:t xml:space="preserve">présenterons, </w:t>
      </w:r>
      <w:r w:rsidR="007B7347" w:rsidRPr="007B7347">
        <w:rPr>
          <w:rFonts w:ascii="Times New Roman" w:hAnsi="Times New Roman" w:cs="Times New Roman"/>
          <w:noProof/>
          <w:sz w:val="24"/>
          <w:szCs w:val="24"/>
          <w:lang w:eastAsia="fr-FR"/>
        </w:rPr>
        <w:t xml:space="preserve">tout en justifiant nos </w:t>
      </w:r>
      <w:r w:rsidR="00DB2AFD">
        <w:rPr>
          <w:rFonts w:ascii="Times New Roman" w:hAnsi="Times New Roman" w:cs="Times New Roman"/>
          <w:noProof/>
          <w:sz w:val="24"/>
          <w:szCs w:val="24"/>
          <w:lang w:eastAsia="fr-FR"/>
        </w:rPr>
        <w:t>choix</w:t>
      </w:r>
      <w:r w:rsidR="007B7347">
        <w:rPr>
          <w:rFonts w:ascii="Times New Roman" w:hAnsi="Times New Roman" w:cs="Times New Roman"/>
          <w:noProof/>
          <w:sz w:val="24"/>
          <w:szCs w:val="24"/>
          <w:lang w:eastAsia="fr-FR"/>
        </w:rPr>
        <w:t xml:space="preserve">, </w:t>
      </w:r>
      <w:r w:rsidR="007B7347" w:rsidRPr="007B7347">
        <w:rPr>
          <w:rFonts w:ascii="Times New Roman" w:hAnsi="Times New Roman" w:cs="Times New Roman"/>
          <w:noProof/>
          <w:sz w:val="24"/>
          <w:szCs w:val="24"/>
          <w:lang w:eastAsia="fr-FR"/>
        </w:rPr>
        <w:t xml:space="preserve">les </w:t>
      </w:r>
      <w:r w:rsidR="007B7347">
        <w:rPr>
          <w:rFonts w:ascii="Times New Roman" w:hAnsi="Times New Roman" w:cs="Times New Roman"/>
          <w:noProof/>
          <w:sz w:val="24"/>
          <w:szCs w:val="24"/>
          <w:lang w:eastAsia="fr-FR"/>
        </w:rPr>
        <w:t>différentes étapes du projet en</w:t>
      </w:r>
      <w:r w:rsidR="007B7347" w:rsidRPr="007B7347">
        <w:rPr>
          <w:rFonts w:ascii="Times New Roman" w:hAnsi="Times New Roman" w:cs="Times New Roman"/>
          <w:noProof/>
          <w:sz w:val="24"/>
          <w:szCs w:val="24"/>
          <w:lang w:eastAsia="fr-FR"/>
        </w:rPr>
        <w:t xml:space="preserve"> mettant l'accent sur la méthodologie utilisée pour l'analys</w:t>
      </w:r>
      <w:r w:rsidR="007B7347">
        <w:rPr>
          <w:rFonts w:ascii="Times New Roman" w:hAnsi="Times New Roman" w:cs="Times New Roman"/>
          <w:noProof/>
          <w:sz w:val="24"/>
          <w:szCs w:val="24"/>
          <w:lang w:eastAsia="fr-FR"/>
        </w:rPr>
        <w:t xml:space="preserve">e des besoins, la conception et </w:t>
      </w:r>
      <w:r w:rsidR="007B7347" w:rsidRPr="007B7347">
        <w:rPr>
          <w:rFonts w:ascii="Times New Roman" w:hAnsi="Times New Roman" w:cs="Times New Roman"/>
          <w:noProof/>
          <w:sz w:val="24"/>
          <w:szCs w:val="24"/>
          <w:lang w:eastAsia="fr-FR"/>
        </w:rPr>
        <w:t>le développement de l'application, ainsi que sur les choix techn</w:t>
      </w:r>
      <w:r w:rsidR="007B7347">
        <w:rPr>
          <w:rFonts w:ascii="Times New Roman" w:hAnsi="Times New Roman" w:cs="Times New Roman"/>
          <w:noProof/>
          <w:sz w:val="24"/>
          <w:szCs w:val="24"/>
          <w:lang w:eastAsia="fr-FR"/>
        </w:rPr>
        <w:t>ologiques et les outils utilisés</w:t>
      </w:r>
      <w:r w:rsidR="007B7347" w:rsidRPr="007B7347">
        <w:rPr>
          <w:rFonts w:ascii="Times New Roman" w:hAnsi="Times New Roman" w:cs="Times New Roman"/>
          <w:noProof/>
          <w:sz w:val="24"/>
          <w:szCs w:val="24"/>
          <w:lang w:eastAsia="fr-FR"/>
        </w:rPr>
        <w:t xml:space="preserve">. Nous </w:t>
      </w:r>
      <w:r w:rsidR="00DB2AFD">
        <w:rPr>
          <w:rFonts w:ascii="Times New Roman" w:hAnsi="Times New Roman" w:cs="Times New Roman"/>
          <w:noProof/>
          <w:sz w:val="24"/>
          <w:szCs w:val="24"/>
          <w:lang w:eastAsia="fr-FR"/>
        </w:rPr>
        <w:t>parlerons également d</w:t>
      </w:r>
      <w:r w:rsidR="007B7347" w:rsidRPr="007B7347">
        <w:rPr>
          <w:rFonts w:ascii="Times New Roman" w:hAnsi="Times New Roman" w:cs="Times New Roman"/>
          <w:noProof/>
          <w:sz w:val="24"/>
          <w:szCs w:val="24"/>
          <w:lang w:eastAsia="fr-FR"/>
        </w:rPr>
        <w:t>es fonctio</w:t>
      </w:r>
      <w:r w:rsidR="00DB2AFD">
        <w:rPr>
          <w:rFonts w:ascii="Times New Roman" w:hAnsi="Times New Roman" w:cs="Times New Roman"/>
          <w:noProof/>
          <w:sz w:val="24"/>
          <w:szCs w:val="24"/>
          <w:lang w:eastAsia="fr-FR"/>
        </w:rPr>
        <w:t>nnalités clés de l'application, d</w:t>
      </w:r>
      <w:r w:rsidR="007B7347" w:rsidRPr="007B7347">
        <w:rPr>
          <w:rFonts w:ascii="Times New Roman" w:hAnsi="Times New Roman" w:cs="Times New Roman"/>
          <w:noProof/>
          <w:sz w:val="24"/>
          <w:szCs w:val="24"/>
          <w:lang w:eastAsia="fr-FR"/>
        </w:rPr>
        <w:t xml:space="preserve">es défis rencontrés lors de </w:t>
      </w:r>
      <w:r w:rsidR="00DB2AFD">
        <w:rPr>
          <w:rFonts w:ascii="Times New Roman" w:hAnsi="Times New Roman" w:cs="Times New Roman"/>
          <w:noProof/>
          <w:sz w:val="24"/>
          <w:szCs w:val="24"/>
          <w:lang w:eastAsia="fr-FR"/>
        </w:rPr>
        <w:t>sa</w:t>
      </w:r>
      <w:r w:rsidR="007B7347" w:rsidRPr="007B7347">
        <w:rPr>
          <w:rFonts w:ascii="Times New Roman" w:hAnsi="Times New Roman" w:cs="Times New Roman"/>
          <w:noProof/>
          <w:sz w:val="24"/>
          <w:szCs w:val="24"/>
          <w:lang w:eastAsia="fr-FR"/>
        </w:rPr>
        <w:t xml:space="preserve"> mise en œuvre</w:t>
      </w:r>
      <w:r w:rsidR="00DB2AFD">
        <w:rPr>
          <w:rFonts w:ascii="Times New Roman" w:hAnsi="Times New Roman" w:cs="Times New Roman"/>
          <w:noProof/>
          <w:sz w:val="24"/>
          <w:szCs w:val="24"/>
          <w:lang w:eastAsia="fr-FR"/>
        </w:rPr>
        <w:t>, ainsi que d</w:t>
      </w:r>
      <w:r w:rsidR="007B7347" w:rsidRPr="007B7347">
        <w:rPr>
          <w:rFonts w:ascii="Times New Roman" w:hAnsi="Times New Roman" w:cs="Times New Roman"/>
          <w:noProof/>
          <w:sz w:val="24"/>
          <w:szCs w:val="24"/>
          <w:lang w:eastAsia="fr-FR"/>
        </w:rPr>
        <w:t>es solutions adoptées pour les surmonter. En outre, nous exposerons les résultats obtenus et les avantages anticipés pour l'INP-HB grâce à l'automatisation de ces processus, et nous discuterons des perspectives d'avenir pour l'évolution continue de l'application, en prenant en considération les retours d'expérience et les besoins spécifiques de l'infirmerie de l'INP-HB.</w:t>
      </w:r>
      <w:r w:rsidR="007B0B39" w:rsidRPr="00347E11">
        <w:rPr>
          <w:rFonts w:ascii="Times New Roman" w:hAnsi="Times New Roman" w:cs="Times New Roman"/>
          <w:noProof/>
          <w:sz w:val="24"/>
          <w:szCs w:val="24"/>
          <w:lang w:eastAsia="fr-FR"/>
        </w:rPr>
        <w:br w:type="page"/>
      </w:r>
    </w:p>
    <w:p w14:paraId="652E4087" w14:textId="77777777" w:rsidR="0070553D" w:rsidRDefault="0070553D" w:rsidP="0012138C">
      <w:pPr>
        <w:pStyle w:val="Titre1"/>
      </w:pPr>
      <w:bookmarkStart w:id="3" w:name="_Toc210558627"/>
      <w:r>
        <w:lastRenderedPageBreak/>
        <w:t>PARTIE 1 : CADRE DE REFERENCE</w:t>
      </w:r>
      <w:bookmarkEnd w:id="3"/>
    </w:p>
    <w:p w14:paraId="3A6E5C9A" w14:textId="77777777" w:rsidR="00D67021" w:rsidRDefault="00233024" w:rsidP="0012138C">
      <w:pPr>
        <w:pStyle w:val="Titre1"/>
      </w:pPr>
      <w:bookmarkStart w:id="4" w:name="_Toc210558628"/>
      <w:r>
        <w:t xml:space="preserve">CHAPITRE I : </w:t>
      </w:r>
      <w:r w:rsidR="00DD7534">
        <w:t>DESCRIPTION DE L’ENVIRONNEMENT AUTOUR DU PROJET</w:t>
      </w:r>
      <w:bookmarkEnd w:id="4"/>
    </w:p>
    <w:p w14:paraId="3004BB4E" w14:textId="772929F5" w:rsidR="00922C06" w:rsidRPr="00922C06" w:rsidRDefault="00922C06" w:rsidP="00922C06">
      <w:pPr>
        <w:rPr>
          <w:rFonts w:ascii="Times New Roman" w:hAnsi="Times New Roman" w:cs="Times New Roman"/>
          <w:sz w:val="24"/>
          <w:szCs w:val="24"/>
          <w:lang w:eastAsia="fr-FR"/>
        </w:rPr>
      </w:pPr>
      <w:r w:rsidRPr="00922C06">
        <w:rPr>
          <w:rFonts w:ascii="Times New Roman" w:hAnsi="Times New Roman" w:cs="Times New Roman"/>
          <w:sz w:val="24"/>
          <w:szCs w:val="24"/>
          <w:lang w:val="fr-CM" w:eastAsia="fr-FR"/>
        </w:rPr>
        <w:t xml:space="preserve">Dans cette partie, il est question de mettre en avant l’environnement qui encadre le thème ainsi que les notions y afférent. De ce fait, nous allons présenter l’entreprise </w:t>
      </w:r>
      <w:proofErr w:type="spellStart"/>
      <w:r>
        <w:rPr>
          <w:rFonts w:ascii="Times New Roman" w:hAnsi="Times New Roman" w:cs="Times New Roman"/>
          <w:sz w:val="24"/>
          <w:szCs w:val="24"/>
          <w:lang w:val="fr-CM" w:eastAsia="fr-FR"/>
        </w:rPr>
        <w:t>E-Aubonne</w:t>
      </w:r>
      <w:proofErr w:type="spellEnd"/>
      <w:r w:rsidRPr="00922C06">
        <w:rPr>
          <w:rFonts w:ascii="Times New Roman" w:hAnsi="Times New Roman" w:cs="Times New Roman"/>
          <w:sz w:val="24"/>
          <w:szCs w:val="24"/>
          <w:lang w:val="fr-CM" w:eastAsia="fr-FR"/>
        </w:rPr>
        <w:t>, puis les motivations qui ont conduit au choix du développement du thème, et enfin le vocabulaire nécessaire à la compréhension de la problématique qu’il traite.</w:t>
      </w:r>
    </w:p>
    <w:p w14:paraId="36E34674" w14:textId="1214C411" w:rsidR="00233024" w:rsidRPr="00233024" w:rsidRDefault="00233024" w:rsidP="004F4FD1">
      <w:pPr>
        <w:pStyle w:val="Titre2"/>
      </w:pPr>
      <w:bookmarkStart w:id="5" w:name="_Toc210558629"/>
      <w:r>
        <w:t xml:space="preserve">I.1.  </w:t>
      </w:r>
      <w:r w:rsidR="00922C06">
        <w:t xml:space="preserve">Présentation de </w:t>
      </w:r>
      <w:proofErr w:type="spellStart"/>
      <w:r w:rsidR="00922C06">
        <w:t>E-Aubonne</w:t>
      </w:r>
      <w:bookmarkEnd w:id="5"/>
      <w:proofErr w:type="spellEnd"/>
      <w:r w:rsidRPr="00233024">
        <w:t xml:space="preserve"> </w:t>
      </w:r>
    </w:p>
    <w:p w14:paraId="0E9FB8E7" w14:textId="2A7AE37C" w:rsidR="00233024" w:rsidRDefault="00922C06" w:rsidP="0012138C">
      <w:pPr>
        <w:spacing w:after="0" w:line="360" w:lineRule="auto"/>
        <w:jc w:val="both"/>
        <w:rPr>
          <w:rFonts w:ascii="Times New Roman" w:eastAsia="Times New Roman" w:hAnsi="Times New Roman" w:cs="Times New Roman"/>
          <w:color w:val="000000"/>
          <w:sz w:val="24"/>
          <w:szCs w:val="24"/>
          <w:lang w:eastAsia="fr-CM"/>
        </w:rPr>
      </w:pPr>
      <w:proofErr w:type="spellStart"/>
      <w:r w:rsidRPr="00922C06">
        <w:rPr>
          <w:rFonts w:ascii="Times New Roman" w:eastAsia="Times New Roman" w:hAnsi="Times New Roman" w:cs="Times New Roman"/>
          <w:b/>
          <w:bCs/>
          <w:color w:val="000000"/>
          <w:sz w:val="24"/>
          <w:szCs w:val="24"/>
          <w:lang w:eastAsia="fr-CM"/>
        </w:rPr>
        <w:t>E</w:t>
      </w:r>
      <w:r w:rsidRPr="00922C06">
        <w:rPr>
          <w:rFonts w:ascii="Times New Roman" w:eastAsia="Times New Roman" w:hAnsi="Times New Roman" w:cs="Times New Roman"/>
          <w:b/>
          <w:bCs/>
          <w:color w:val="000000"/>
          <w:sz w:val="24"/>
          <w:szCs w:val="24"/>
          <w:lang w:eastAsia="fr-CM"/>
        </w:rPr>
        <w:noBreakHyphen/>
        <w:t>A</w:t>
      </w:r>
      <w:r w:rsidR="00513910" w:rsidRPr="00922C06">
        <w:rPr>
          <w:rFonts w:ascii="Times New Roman" w:eastAsia="Times New Roman" w:hAnsi="Times New Roman" w:cs="Times New Roman"/>
          <w:b/>
          <w:bCs/>
          <w:color w:val="000000"/>
          <w:sz w:val="24"/>
          <w:szCs w:val="24"/>
          <w:lang w:eastAsia="fr-CM"/>
        </w:rPr>
        <w:t>ubonne</w:t>
      </w:r>
      <w:proofErr w:type="spellEnd"/>
      <w:r w:rsidRPr="00922C06">
        <w:rPr>
          <w:rFonts w:ascii="Times New Roman" w:eastAsia="Times New Roman" w:hAnsi="Times New Roman" w:cs="Times New Roman"/>
          <w:color w:val="000000"/>
          <w:sz w:val="24"/>
          <w:szCs w:val="24"/>
          <w:lang w:eastAsia="fr-CM"/>
        </w:rPr>
        <w:t xml:space="preserve"> est une startup récente basée à Eaubonne (Val</w:t>
      </w:r>
      <w:r w:rsidRPr="00922C06">
        <w:rPr>
          <w:rFonts w:ascii="Times New Roman" w:eastAsia="Times New Roman" w:hAnsi="Times New Roman" w:cs="Times New Roman"/>
          <w:color w:val="000000"/>
          <w:sz w:val="24"/>
          <w:szCs w:val="24"/>
          <w:lang w:eastAsia="fr-CM"/>
        </w:rPr>
        <w:noBreakHyphen/>
        <w:t>d’Oise). Elle opère dans le secteur de l'installation électrique spécialisée, avec une forte orientation vers les infrastructures de recharge et la transition énergétique.</w:t>
      </w:r>
      <w:r w:rsidR="0006388A">
        <w:rPr>
          <w:rFonts w:ascii="Times New Roman" w:eastAsia="Times New Roman" w:hAnsi="Times New Roman" w:cs="Times New Roman"/>
          <w:color w:val="000000"/>
          <w:sz w:val="24"/>
          <w:szCs w:val="24"/>
          <w:lang w:eastAsia="fr-CM"/>
        </w:rPr>
        <w:t xml:space="preserve"> </w:t>
      </w:r>
      <w:proofErr w:type="spellStart"/>
      <w:r w:rsidR="0006388A">
        <w:rPr>
          <w:rFonts w:ascii="Times New Roman" w:eastAsia="Times New Roman" w:hAnsi="Times New Roman" w:cs="Times New Roman"/>
          <w:color w:val="000000"/>
          <w:sz w:val="24"/>
          <w:szCs w:val="24"/>
          <w:lang w:eastAsia="fr-CM"/>
        </w:rPr>
        <w:t>E-Aubonne</w:t>
      </w:r>
      <w:proofErr w:type="spellEnd"/>
      <w:r w:rsidR="0006388A">
        <w:rPr>
          <w:rFonts w:ascii="Times New Roman" w:eastAsia="Times New Roman" w:hAnsi="Times New Roman" w:cs="Times New Roman"/>
          <w:color w:val="000000"/>
          <w:sz w:val="24"/>
          <w:szCs w:val="24"/>
          <w:lang w:eastAsia="fr-CM"/>
        </w:rPr>
        <w:t xml:space="preserve"> a une organisation juridique particulière, propice au </w:t>
      </w:r>
      <w:proofErr w:type="spellStart"/>
      <w:r w:rsidR="0006388A">
        <w:rPr>
          <w:rFonts w:ascii="Times New Roman" w:eastAsia="Times New Roman" w:hAnsi="Times New Roman" w:cs="Times New Roman"/>
          <w:color w:val="000000"/>
          <w:sz w:val="24"/>
          <w:szCs w:val="24"/>
          <w:lang w:eastAsia="fr-CM"/>
        </w:rPr>
        <w:t>developpement</w:t>
      </w:r>
      <w:proofErr w:type="spellEnd"/>
      <w:r w:rsidR="0006388A">
        <w:rPr>
          <w:rFonts w:ascii="Times New Roman" w:eastAsia="Times New Roman" w:hAnsi="Times New Roman" w:cs="Times New Roman"/>
          <w:color w:val="000000"/>
          <w:sz w:val="24"/>
          <w:szCs w:val="24"/>
          <w:lang w:eastAsia="fr-CM"/>
        </w:rPr>
        <w:t xml:space="preserve"> des </w:t>
      </w:r>
      <w:proofErr w:type="spellStart"/>
      <w:r w:rsidR="0006388A">
        <w:rPr>
          <w:rFonts w:ascii="Times New Roman" w:eastAsia="Times New Roman" w:hAnsi="Times New Roman" w:cs="Times New Roman"/>
          <w:color w:val="000000"/>
          <w:sz w:val="24"/>
          <w:szCs w:val="24"/>
          <w:lang w:eastAsia="fr-CM"/>
        </w:rPr>
        <w:t>starup</w:t>
      </w:r>
      <w:proofErr w:type="spellEnd"/>
      <w:r w:rsidR="0006388A">
        <w:rPr>
          <w:rFonts w:ascii="Times New Roman" w:eastAsia="Times New Roman" w:hAnsi="Times New Roman" w:cs="Times New Roman"/>
          <w:color w:val="000000"/>
          <w:sz w:val="24"/>
          <w:szCs w:val="24"/>
          <w:lang w:eastAsia="fr-CM"/>
        </w:rPr>
        <w:t>.</w:t>
      </w:r>
    </w:p>
    <w:p w14:paraId="496A80F1" w14:textId="1ED769F4" w:rsidR="00922C06" w:rsidRPr="00513910" w:rsidRDefault="00922C06" w:rsidP="00FC3E54">
      <w:pPr>
        <w:pStyle w:val="Paragraphedeliste"/>
        <w:numPr>
          <w:ilvl w:val="0"/>
          <w:numId w:val="87"/>
        </w:num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val="fr-CM" w:eastAsia="fr-CM"/>
        </w:rPr>
        <w:t xml:space="preserve">Organisation générale  </w:t>
      </w:r>
    </w:p>
    <w:p w14:paraId="542ED9B1" w14:textId="6AB9D8B0" w:rsidR="00E9669B" w:rsidRPr="00513910" w:rsidRDefault="00E9669B" w:rsidP="00E9669B">
      <w:pPr>
        <w:spacing w:after="0" w:line="360" w:lineRule="auto"/>
        <w:jc w:val="both"/>
        <w:rPr>
          <w:rFonts w:ascii="Times New Roman" w:eastAsia="Times New Roman" w:hAnsi="Times New Roman" w:cs="Times New Roman"/>
          <w:color w:val="000000"/>
          <w:sz w:val="24"/>
          <w:szCs w:val="24"/>
          <w:lang w:val="fr-CM" w:eastAsia="fr-CM"/>
        </w:rPr>
      </w:pPr>
      <w:proofErr w:type="spellStart"/>
      <w:r w:rsidRPr="00513910">
        <w:rPr>
          <w:rFonts w:ascii="Times New Roman" w:eastAsia="Times New Roman" w:hAnsi="Times New Roman" w:cs="Times New Roman"/>
          <w:color w:val="000000"/>
          <w:sz w:val="24"/>
          <w:szCs w:val="24"/>
          <w:lang w:val="fr-CM" w:eastAsia="fr-CM"/>
        </w:rPr>
        <w:t>E-Aubonne</w:t>
      </w:r>
      <w:proofErr w:type="spellEnd"/>
      <w:r w:rsidRPr="00513910">
        <w:rPr>
          <w:rFonts w:ascii="Times New Roman" w:eastAsia="Times New Roman" w:hAnsi="Times New Roman" w:cs="Times New Roman"/>
          <w:color w:val="000000"/>
          <w:sz w:val="24"/>
          <w:szCs w:val="24"/>
          <w:lang w:val="fr-CM" w:eastAsia="fr-CM"/>
        </w:rPr>
        <w:t xml:space="preserve"> est une SASU (S</w:t>
      </w:r>
      <w:proofErr w:type="spellStart"/>
      <w:r w:rsidRPr="00513910">
        <w:rPr>
          <w:rFonts w:ascii="Times New Roman" w:eastAsia="Times New Roman" w:hAnsi="Times New Roman" w:cs="Times New Roman"/>
          <w:color w:val="000000"/>
          <w:sz w:val="24"/>
          <w:szCs w:val="24"/>
          <w:lang w:eastAsia="fr-CM"/>
        </w:rPr>
        <w:t>ociété</w:t>
      </w:r>
      <w:proofErr w:type="spellEnd"/>
      <w:r w:rsidRPr="00513910">
        <w:rPr>
          <w:rFonts w:ascii="Times New Roman" w:eastAsia="Times New Roman" w:hAnsi="Times New Roman" w:cs="Times New Roman"/>
          <w:color w:val="000000"/>
          <w:sz w:val="24"/>
          <w:szCs w:val="24"/>
          <w:lang w:eastAsia="fr-CM"/>
        </w:rPr>
        <w:t xml:space="preserve"> par Actions Simplifiée Unipersonnelle)</w:t>
      </w:r>
      <w:r w:rsidR="00AA01AD" w:rsidRPr="00513910">
        <w:rPr>
          <w:rFonts w:ascii="Times New Roman" w:eastAsia="Times New Roman" w:hAnsi="Times New Roman" w:cs="Times New Roman"/>
          <w:color w:val="000000"/>
          <w:sz w:val="24"/>
          <w:szCs w:val="24"/>
          <w:lang w:eastAsia="fr-CM"/>
        </w:rPr>
        <w:t>. Une SASU</w:t>
      </w:r>
      <w:r w:rsidRPr="00513910">
        <w:rPr>
          <w:rFonts w:ascii="Times New Roman" w:eastAsia="Times New Roman" w:hAnsi="Times New Roman" w:cs="Times New Roman"/>
          <w:color w:val="000000"/>
          <w:sz w:val="24"/>
          <w:szCs w:val="24"/>
          <w:lang w:eastAsia="fr-CM"/>
        </w:rPr>
        <w:t xml:space="preserve"> est une forme juridique d’entreprise en France dans laquelle la </w:t>
      </w:r>
      <w:r w:rsidR="00AA01AD" w:rsidRPr="00513910">
        <w:rPr>
          <w:rFonts w:ascii="Times New Roman" w:eastAsia="Times New Roman" w:hAnsi="Times New Roman" w:cs="Times New Roman"/>
          <w:color w:val="000000"/>
          <w:sz w:val="24"/>
          <w:szCs w:val="24"/>
          <w:lang w:eastAsia="fr-CM"/>
        </w:rPr>
        <w:t>société</w:t>
      </w:r>
      <w:r w:rsidRPr="00513910">
        <w:rPr>
          <w:rFonts w:ascii="Times New Roman" w:eastAsia="Times New Roman" w:hAnsi="Times New Roman" w:cs="Times New Roman"/>
          <w:color w:val="000000"/>
          <w:sz w:val="24"/>
          <w:szCs w:val="24"/>
          <w:lang w:eastAsia="fr-CM"/>
        </w:rPr>
        <w:t xml:space="preserve"> est constituée d’une seule personne (physique ou morale) qui est actionnaire unique et dirige l’entreprise ou désigne un président.</w:t>
      </w:r>
      <w:r w:rsidRPr="00513910">
        <w:rPr>
          <w:rFonts w:ascii="Times New Roman" w:eastAsia="Times New Roman" w:hAnsi="Times New Roman" w:cs="Times New Roman"/>
          <w:color w:val="000000"/>
          <w:sz w:val="24"/>
          <w:szCs w:val="24"/>
          <w:lang w:val="fr-CM" w:eastAsia="fr-CM"/>
        </w:rPr>
        <w:t xml:space="preserve"> </w:t>
      </w:r>
      <w:r w:rsidR="00AA01AD" w:rsidRPr="00513910">
        <w:rPr>
          <w:rFonts w:ascii="Times New Roman" w:eastAsia="Times New Roman" w:hAnsi="Times New Roman" w:cs="Times New Roman"/>
          <w:color w:val="000000"/>
          <w:sz w:val="24"/>
          <w:szCs w:val="24"/>
          <w:lang w:val="fr-CM" w:eastAsia="fr-CM"/>
        </w:rPr>
        <w:t>De ce fait, E-</w:t>
      </w:r>
      <w:proofErr w:type="spellStart"/>
      <w:r w:rsidR="00AA01AD" w:rsidRPr="00513910">
        <w:rPr>
          <w:rFonts w:ascii="Times New Roman" w:eastAsia="Times New Roman" w:hAnsi="Times New Roman" w:cs="Times New Roman"/>
          <w:color w:val="000000"/>
          <w:sz w:val="24"/>
          <w:szCs w:val="24"/>
          <w:lang w:val="fr-CM" w:eastAsia="fr-CM"/>
        </w:rPr>
        <w:t>Auonne</w:t>
      </w:r>
      <w:proofErr w:type="spellEnd"/>
      <w:r w:rsidR="00AA01AD" w:rsidRPr="00513910">
        <w:rPr>
          <w:rFonts w:ascii="Times New Roman" w:eastAsia="Times New Roman" w:hAnsi="Times New Roman" w:cs="Times New Roman"/>
          <w:color w:val="000000"/>
          <w:sz w:val="24"/>
          <w:szCs w:val="24"/>
          <w:lang w:val="fr-CM" w:eastAsia="fr-CM"/>
        </w:rPr>
        <w:t xml:space="preserve"> n’est constituée que d’un seul employé, son Président Directeur </w:t>
      </w:r>
      <w:proofErr w:type="spellStart"/>
      <w:r w:rsidR="00AA01AD" w:rsidRPr="00513910">
        <w:rPr>
          <w:rFonts w:ascii="Times New Roman" w:eastAsia="Times New Roman" w:hAnsi="Times New Roman" w:cs="Times New Roman"/>
          <w:color w:val="000000"/>
          <w:sz w:val="24"/>
          <w:szCs w:val="24"/>
          <w:lang w:val="fr-CM" w:eastAsia="fr-CM"/>
        </w:rPr>
        <w:t>Géneral</w:t>
      </w:r>
      <w:proofErr w:type="spellEnd"/>
      <w:r w:rsidR="00AA01AD" w:rsidRPr="00513910">
        <w:rPr>
          <w:rFonts w:ascii="Times New Roman" w:eastAsia="Times New Roman" w:hAnsi="Times New Roman" w:cs="Times New Roman"/>
          <w:color w:val="000000"/>
          <w:sz w:val="24"/>
          <w:szCs w:val="24"/>
          <w:lang w:val="fr-CM" w:eastAsia="fr-CM"/>
        </w:rPr>
        <w:t xml:space="preserve"> qu’est M. Anthony </w:t>
      </w:r>
      <w:proofErr w:type="spellStart"/>
      <w:r w:rsidR="00AA01AD" w:rsidRPr="00513910">
        <w:rPr>
          <w:rFonts w:ascii="Times New Roman" w:eastAsia="Times New Roman" w:hAnsi="Times New Roman" w:cs="Times New Roman"/>
          <w:color w:val="000000"/>
          <w:sz w:val="24"/>
          <w:szCs w:val="24"/>
          <w:lang w:val="fr-CM" w:eastAsia="fr-CM"/>
        </w:rPr>
        <w:t>Camatchy</w:t>
      </w:r>
      <w:proofErr w:type="spellEnd"/>
      <w:r w:rsidR="00AA01AD" w:rsidRPr="00513910">
        <w:rPr>
          <w:rFonts w:ascii="Times New Roman" w:eastAsia="Times New Roman" w:hAnsi="Times New Roman" w:cs="Times New Roman"/>
          <w:color w:val="000000"/>
          <w:sz w:val="24"/>
          <w:szCs w:val="24"/>
          <w:lang w:val="fr-CM" w:eastAsia="fr-CM"/>
        </w:rPr>
        <w:t>.</w:t>
      </w:r>
    </w:p>
    <w:p w14:paraId="1A6697C2" w14:textId="4908697E" w:rsidR="0006388A" w:rsidRPr="00513910" w:rsidRDefault="0006388A" w:rsidP="00FC3E54">
      <w:pPr>
        <w:pStyle w:val="Paragraphedeliste"/>
        <w:numPr>
          <w:ilvl w:val="0"/>
          <w:numId w:val="87"/>
        </w:num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val="fr-CM" w:eastAsia="fr-CM"/>
        </w:rPr>
        <w:t>Services </w:t>
      </w:r>
    </w:p>
    <w:p w14:paraId="14F6AC47" w14:textId="31B3BF71" w:rsidR="0006388A" w:rsidRPr="00513910" w:rsidRDefault="0006388A" w:rsidP="0006388A">
      <w:p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val="fr-CM" w:eastAsia="fr-CM"/>
        </w:rPr>
        <w:t xml:space="preserve">Cette </w:t>
      </w:r>
      <w:proofErr w:type="spellStart"/>
      <w:r w:rsidRPr="00513910">
        <w:rPr>
          <w:rFonts w:ascii="Times New Roman" w:eastAsia="Times New Roman" w:hAnsi="Times New Roman" w:cs="Times New Roman"/>
          <w:color w:val="000000"/>
          <w:sz w:val="24"/>
          <w:szCs w:val="24"/>
          <w:lang w:val="fr-CM" w:eastAsia="fr-CM"/>
        </w:rPr>
        <w:t>starup</w:t>
      </w:r>
      <w:proofErr w:type="spellEnd"/>
      <w:r w:rsidRPr="00513910">
        <w:rPr>
          <w:rFonts w:ascii="Times New Roman" w:eastAsia="Times New Roman" w:hAnsi="Times New Roman" w:cs="Times New Roman"/>
          <w:color w:val="000000"/>
          <w:sz w:val="24"/>
          <w:szCs w:val="24"/>
          <w:lang w:val="fr-CM" w:eastAsia="fr-CM"/>
        </w:rPr>
        <w:t xml:space="preserve"> fournie des services variés dans divers</w:t>
      </w:r>
      <w:r w:rsidR="00513910" w:rsidRPr="00513910">
        <w:rPr>
          <w:rFonts w:ascii="Times New Roman" w:eastAsia="Times New Roman" w:hAnsi="Times New Roman" w:cs="Times New Roman"/>
          <w:color w:val="000000"/>
          <w:sz w:val="24"/>
          <w:szCs w:val="24"/>
          <w:lang w:val="fr-CM" w:eastAsia="fr-CM"/>
        </w:rPr>
        <w:t>es</w:t>
      </w:r>
      <w:r w:rsidRPr="00513910">
        <w:rPr>
          <w:rFonts w:ascii="Times New Roman" w:eastAsia="Times New Roman" w:hAnsi="Times New Roman" w:cs="Times New Roman"/>
          <w:color w:val="000000"/>
          <w:sz w:val="24"/>
          <w:szCs w:val="24"/>
          <w:lang w:val="fr-CM" w:eastAsia="fr-CM"/>
        </w:rPr>
        <w:t xml:space="preserve"> branches d</w:t>
      </w:r>
      <w:r w:rsidR="00513910" w:rsidRPr="00513910">
        <w:rPr>
          <w:rFonts w:ascii="Times New Roman" w:eastAsia="Times New Roman" w:hAnsi="Times New Roman" w:cs="Times New Roman"/>
          <w:color w:val="000000"/>
          <w:sz w:val="24"/>
          <w:szCs w:val="24"/>
          <w:lang w:val="fr-CM" w:eastAsia="fr-CM"/>
        </w:rPr>
        <w:t>es</w:t>
      </w:r>
      <w:r w:rsidRPr="00513910">
        <w:rPr>
          <w:rFonts w:ascii="Times New Roman" w:eastAsia="Times New Roman" w:hAnsi="Times New Roman" w:cs="Times New Roman"/>
          <w:color w:val="000000"/>
          <w:sz w:val="24"/>
          <w:szCs w:val="24"/>
          <w:lang w:val="fr-CM" w:eastAsia="fr-CM"/>
        </w:rPr>
        <w:t xml:space="preserve"> domaine</w:t>
      </w:r>
      <w:r w:rsidR="00513910" w:rsidRPr="00513910">
        <w:rPr>
          <w:rFonts w:ascii="Times New Roman" w:eastAsia="Times New Roman" w:hAnsi="Times New Roman" w:cs="Times New Roman"/>
          <w:color w:val="000000"/>
          <w:sz w:val="24"/>
          <w:szCs w:val="24"/>
          <w:lang w:val="fr-CM" w:eastAsia="fr-CM"/>
        </w:rPr>
        <w:t>s</w:t>
      </w:r>
      <w:r w:rsidRPr="00513910">
        <w:rPr>
          <w:rFonts w:ascii="Times New Roman" w:eastAsia="Times New Roman" w:hAnsi="Times New Roman" w:cs="Times New Roman"/>
          <w:color w:val="000000"/>
          <w:sz w:val="24"/>
          <w:szCs w:val="24"/>
          <w:lang w:val="fr-CM" w:eastAsia="fr-CM"/>
        </w:rPr>
        <w:t xml:space="preserve"> </w:t>
      </w:r>
      <w:proofErr w:type="spellStart"/>
      <w:r w:rsidRPr="00513910">
        <w:rPr>
          <w:rFonts w:ascii="Times New Roman" w:eastAsia="Times New Roman" w:hAnsi="Times New Roman" w:cs="Times New Roman"/>
          <w:color w:val="000000"/>
          <w:sz w:val="24"/>
          <w:szCs w:val="24"/>
          <w:lang w:val="fr-CM" w:eastAsia="fr-CM"/>
        </w:rPr>
        <w:t>electrique</w:t>
      </w:r>
      <w:proofErr w:type="spellEnd"/>
      <w:r w:rsidR="00513910" w:rsidRPr="00513910">
        <w:rPr>
          <w:rFonts w:ascii="Times New Roman" w:eastAsia="Times New Roman" w:hAnsi="Times New Roman" w:cs="Times New Roman"/>
          <w:color w:val="000000"/>
          <w:sz w:val="24"/>
          <w:szCs w:val="24"/>
          <w:lang w:val="fr-CM" w:eastAsia="fr-CM"/>
        </w:rPr>
        <w:t xml:space="preserve"> et </w:t>
      </w:r>
      <w:proofErr w:type="spellStart"/>
      <w:r w:rsidR="00513910" w:rsidRPr="00513910">
        <w:rPr>
          <w:rFonts w:ascii="Times New Roman" w:eastAsia="Times New Roman" w:hAnsi="Times New Roman" w:cs="Times New Roman"/>
          <w:color w:val="000000"/>
          <w:sz w:val="24"/>
          <w:szCs w:val="24"/>
          <w:lang w:val="fr-CM" w:eastAsia="fr-CM"/>
        </w:rPr>
        <w:t>electroniques</w:t>
      </w:r>
      <w:proofErr w:type="spellEnd"/>
      <w:r w:rsidR="00513910" w:rsidRPr="00513910">
        <w:rPr>
          <w:rFonts w:ascii="Times New Roman" w:eastAsia="Times New Roman" w:hAnsi="Times New Roman" w:cs="Times New Roman"/>
          <w:color w:val="000000"/>
          <w:sz w:val="24"/>
          <w:szCs w:val="24"/>
          <w:lang w:val="fr-CM" w:eastAsia="fr-CM"/>
        </w:rPr>
        <w:t xml:space="preserve"> </w:t>
      </w:r>
      <w:r w:rsidR="00513910" w:rsidRPr="00513910">
        <w:rPr>
          <w:rFonts w:ascii="Times New Roman" w:eastAsia="Times New Roman" w:hAnsi="Times New Roman" w:cs="Times New Roman"/>
          <w:color w:val="000000"/>
          <w:sz w:val="24"/>
          <w:szCs w:val="24"/>
          <w:lang w:eastAsia="fr-CM"/>
        </w:rPr>
        <w:t>pour particuliers, copropriétés et entreprises</w:t>
      </w:r>
      <w:r w:rsidRPr="00513910">
        <w:rPr>
          <w:rFonts w:ascii="Times New Roman" w:eastAsia="Times New Roman" w:hAnsi="Times New Roman" w:cs="Times New Roman"/>
          <w:color w:val="000000"/>
          <w:sz w:val="24"/>
          <w:szCs w:val="24"/>
          <w:lang w:val="fr-CM" w:eastAsia="fr-CM"/>
        </w:rPr>
        <w:t>. Nous pouvons citer entre autres :</w:t>
      </w:r>
    </w:p>
    <w:p w14:paraId="4B25370D" w14:textId="1E3E9336" w:rsidR="0006388A" w:rsidRPr="00513910" w:rsidRDefault="0006388A" w:rsidP="00FC3E54">
      <w:pPr>
        <w:pStyle w:val="Paragraphedeliste"/>
        <w:numPr>
          <w:ilvl w:val="0"/>
          <w:numId w:val="88"/>
        </w:num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eastAsia="fr-CM"/>
        </w:rPr>
        <w:t xml:space="preserve">L’installation et la maintenance de bornes de recharge pour voitures électriques à domicile, au travail, pour des collectivités et pour </w:t>
      </w:r>
      <w:r w:rsidR="00513910" w:rsidRPr="00513910">
        <w:rPr>
          <w:rFonts w:ascii="Times New Roman" w:eastAsia="Times New Roman" w:hAnsi="Times New Roman" w:cs="Times New Roman"/>
          <w:color w:val="000000"/>
          <w:sz w:val="24"/>
          <w:szCs w:val="24"/>
          <w:lang w:eastAsia="fr-CM"/>
        </w:rPr>
        <w:t>des voiries publiques ;</w:t>
      </w:r>
    </w:p>
    <w:p w14:paraId="749BF2EA" w14:textId="6A5A24F5" w:rsidR="00513910" w:rsidRPr="00513910" w:rsidRDefault="00513910" w:rsidP="00FC3E54">
      <w:pPr>
        <w:pStyle w:val="Paragraphedeliste"/>
        <w:numPr>
          <w:ilvl w:val="0"/>
          <w:numId w:val="88"/>
        </w:num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eastAsia="fr-CM"/>
        </w:rPr>
        <w:t xml:space="preserve">L’installation et la maintenance des </w:t>
      </w:r>
      <w:r w:rsidR="0006388A" w:rsidRPr="00513910">
        <w:rPr>
          <w:rFonts w:ascii="Times New Roman" w:eastAsia="Times New Roman" w:hAnsi="Times New Roman" w:cs="Times New Roman"/>
          <w:color w:val="000000"/>
          <w:sz w:val="24"/>
          <w:szCs w:val="24"/>
          <w:lang w:eastAsia="fr-CM"/>
        </w:rPr>
        <w:t xml:space="preserve">systèmes </w:t>
      </w:r>
      <w:proofErr w:type="gramStart"/>
      <w:r w:rsidR="0006388A" w:rsidRPr="00513910">
        <w:rPr>
          <w:rFonts w:ascii="Times New Roman" w:eastAsia="Times New Roman" w:hAnsi="Times New Roman" w:cs="Times New Roman"/>
          <w:color w:val="000000"/>
          <w:sz w:val="24"/>
          <w:szCs w:val="24"/>
          <w:lang w:eastAsia="fr-CM"/>
        </w:rPr>
        <w:t>photovoltaïques</w:t>
      </w:r>
      <w:r w:rsidRPr="00513910">
        <w:rPr>
          <w:rFonts w:ascii="Times New Roman" w:eastAsia="Times New Roman" w:hAnsi="Times New Roman" w:cs="Times New Roman"/>
          <w:color w:val="000000"/>
          <w:sz w:val="24"/>
          <w:szCs w:val="24"/>
          <w:lang w:eastAsia="fr-CM"/>
        </w:rPr>
        <w:t>;</w:t>
      </w:r>
      <w:proofErr w:type="gramEnd"/>
    </w:p>
    <w:p w14:paraId="50C3380B" w14:textId="5F194EBB" w:rsidR="0006388A" w:rsidRPr="00513910" w:rsidRDefault="00513910" w:rsidP="00FC3E54">
      <w:pPr>
        <w:pStyle w:val="Paragraphedeliste"/>
        <w:numPr>
          <w:ilvl w:val="0"/>
          <w:numId w:val="88"/>
        </w:num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eastAsia="fr-CM"/>
        </w:rPr>
        <w:t xml:space="preserve">L’installation et la maintenance électriques (prises, interrupteurs, systèmes </w:t>
      </w:r>
      <w:proofErr w:type="spellStart"/>
      <w:r w:rsidRPr="00513910">
        <w:rPr>
          <w:rFonts w:ascii="Times New Roman" w:eastAsia="Times New Roman" w:hAnsi="Times New Roman" w:cs="Times New Roman"/>
          <w:color w:val="000000"/>
          <w:sz w:val="24"/>
          <w:szCs w:val="24"/>
          <w:lang w:eastAsia="fr-CM"/>
        </w:rPr>
        <w:t>electriques</w:t>
      </w:r>
      <w:proofErr w:type="spellEnd"/>
      <w:r w:rsidRPr="00513910">
        <w:rPr>
          <w:rFonts w:ascii="Times New Roman" w:eastAsia="Times New Roman" w:hAnsi="Times New Roman" w:cs="Times New Roman"/>
          <w:color w:val="000000"/>
          <w:sz w:val="24"/>
          <w:szCs w:val="24"/>
          <w:lang w:eastAsia="fr-CM"/>
        </w:rPr>
        <w:t xml:space="preserve"> complet du </w:t>
      </w:r>
      <w:proofErr w:type="spellStart"/>
      <w:r w:rsidRPr="00513910">
        <w:rPr>
          <w:rFonts w:ascii="Times New Roman" w:eastAsia="Times New Roman" w:hAnsi="Times New Roman" w:cs="Times New Roman"/>
          <w:color w:val="000000"/>
          <w:sz w:val="24"/>
          <w:szCs w:val="24"/>
          <w:lang w:eastAsia="fr-CM"/>
        </w:rPr>
        <w:t>batiment</w:t>
      </w:r>
      <w:proofErr w:type="spellEnd"/>
      <w:r w:rsidRPr="00513910">
        <w:rPr>
          <w:rFonts w:ascii="Times New Roman" w:eastAsia="Times New Roman" w:hAnsi="Times New Roman" w:cs="Times New Roman"/>
          <w:color w:val="000000"/>
          <w:sz w:val="24"/>
          <w:szCs w:val="24"/>
          <w:lang w:eastAsia="fr-CM"/>
        </w:rPr>
        <w:t>, …) ;</w:t>
      </w:r>
    </w:p>
    <w:p w14:paraId="201580A8" w14:textId="68EE44E8" w:rsidR="00513910" w:rsidRPr="00513910" w:rsidRDefault="00513910" w:rsidP="00FC3E54">
      <w:pPr>
        <w:pStyle w:val="Paragraphedeliste"/>
        <w:numPr>
          <w:ilvl w:val="0"/>
          <w:numId w:val="88"/>
        </w:num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val="fr-CM" w:eastAsia="fr-CM"/>
        </w:rPr>
        <w:t xml:space="preserve">La configuration des équipements </w:t>
      </w:r>
      <w:proofErr w:type="spellStart"/>
      <w:r w:rsidRPr="00513910">
        <w:rPr>
          <w:rFonts w:ascii="Times New Roman" w:eastAsia="Times New Roman" w:hAnsi="Times New Roman" w:cs="Times New Roman"/>
          <w:color w:val="000000"/>
          <w:sz w:val="24"/>
          <w:szCs w:val="24"/>
          <w:lang w:val="fr-CM" w:eastAsia="fr-CM"/>
        </w:rPr>
        <w:t>electroniques</w:t>
      </w:r>
      <w:proofErr w:type="spellEnd"/>
      <w:r w:rsidRPr="00513910">
        <w:rPr>
          <w:rFonts w:ascii="Times New Roman" w:eastAsia="Times New Roman" w:hAnsi="Times New Roman" w:cs="Times New Roman"/>
          <w:color w:val="000000"/>
          <w:sz w:val="24"/>
          <w:szCs w:val="24"/>
          <w:lang w:val="fr-CM" w:eastAsia="fr-CM"/>
        </w:rPr>
        <w:t xml:space="preserve"> tels que les systèmes d’alarmes, les volets roulants et les pompes à chaleur.</w:t>
      </w:r>
    </w:p>
    <w:p w14:paraId="5D8FF3E6" w14:textId="3099E157" w:rsidR="00AA01AD" w:rsidRPr="00513910" w:rsidRDefault="00AA01AD" w:rsidP="00FC3E54">
      <w:pPr>
        <w:pStyle w:val="Paragraphedeliste"/>
        <w:numPr>
          <w:ilvl w:val="0"/>
          <w:numId w:val="87"/>
        </w:numPr>
        <w:spacing w:after="0" w:line="360" w:lineRule="auto"/>
        <w:jc w:val="both"/>
        <w:rPr>
          <w:rFonts w:ascii="Times New Roman" w:eastAsia="Times New Roman" w:hAnsi="Times New Roman" w:cs="Times New Roman"/>
          <w:color w:val="000000"/>
          <w:sz w:val="24"/>
          <w:szCs w:val="24"/>
          <w:lang w:val="fr-CM" w:eastAsia="fr-CM"/>
        </w:rPr>
      </w:pPr>
      <w:r w:rsidRPr="00513910">
        <w:rPr>
          <w:rFonts w:ascii="Times New Roman" w:eastAsia="Times New Roman" w:hAnsi="Times New Roman" w:cs="Times New Roman"/>
          <w:color w:val="000000"/>
          <w:sz w:val="24"/>
          <w:szCs w:val="24"/>
          <w:lang w:val="fr-CM" w:eastAsia="fr-CM"/>
        </w:rPr>
        <w:t>Certifications et accréditations de l’entreprise :</w:t>
      </w:r>
    </w:p>
    <w:p w14:paraId="53F10C04" w14:textId="1C96BD32" w:rsidR="00AA01AD" w:rsidRDefault="00AA01AD" w:rsidP="00AA01AD">
      <w:pPr>
        <w:spacing w:after="0" w:line="360" w:lineRule="auto"/>
        <w:jc w:val="both"/>
        <w:rPr>
          <w:rFonts w:ascii="Times New Roman" w:eastAsia="Times New Roman" w:hAnsi="Times New Roman" w:cs="Times New Roman"/>
          <w:color w:val="000000"/>
          <w:sz w:val="24"/>
          <w:szCs w:val="24"/>
          <w:lang w:val="fr-CM" w:eastAsia="fr-CM"/>
        </w:rPr>
      </w:pPr>
      <w:r>
        <w:rPr>
          <w:rFonts w:ascii="Times New Roman" w:eastAsia="Times New Roman" w:hAnsi="Times New Roman" w:cs="Times New Roman"/>
          <w:color w:val="000000"/>
          <w:sz w:val="24"/>
          <w:szCs w:val="24"/>
          <w:lang w:val="fr-CM" w:eastAsia="fr-CM"/>
        </w:rPr>
        <w:t xml:space="preserve">L’entreprise dirigée par M. </w:t>
      </w:r>
      <w:proofErr w:type="spellStart"/>
      <w:r>
        <w:rPr>
          <w:rFonts w:ascii="Times New Roman" w:eastAsia="Times New Roman" w:hAnsi="Times New Roman" w:cs="Times New Roman"/>
          <w:color w:val="000000"/>
          <w:sz w:val="24"/>
          <w:szCs w:val="24"/>
          <w:lang w:val="fr-CM" w:eastAsia="fr-CM"/>
        </w:rPr>
        <w:t>Camatchy</w:t>
      </w:r>
      <w:proofErr w:type="spellEnd"/>
      <w:r>
        <w:rPr>
          <w:rFonts w:ascii="Times New Roman" w:eastAsia="Times New Roman" w:hAnsi="Times New Roman" w:cs="Times New Roman"/>
          <w:color w:val="000000"/>
          <w:sz w:val="24"/>
          <w:szCs w:val="24"/>
          <w:lang w:val="fr-CM" w:eastAsia="fr-CM"/>
        </w:rPr>
        <w:t xml:space="preserve"> dispose </w:t>
      </w:r>
      <w:r w:rsidR="00413317">
        <w:rPr>
          <w:rFonts w:ascii="Times New Roman" w:eastAsia="Times New Roman" w:hAnsi="Times New Roman" w:cs="Times New Roman"/>
          <w:color w:val="000000"/>
          <w:sz w:val="24"/>
          <w:szCs w:val="24"/>
          <w:lang w:val="fr-CM" w:eastAsia="fr-CM"/>
        </w:rPr>
        <w:t>de no</w:t>
      </w:r>
      <w:r w:rsidR="00CA5DDD">
        <w:rPr>
          <w:rFonts w:ascii="Times New Roman" w:eastAsia="Times New Roman" w:hAnsi="Times New Roman" w:cs="Times New Roman"/>
          <w:color w:val="000000"/>
          <w:sz w:val="24"/>
          <w:szCs w:val="24"/>
          <w:lang w:val="fr-CM" w:eastAsia="fr-CM"/>
        </w:rPr>
        <w:t>m</w:t>
      </w:r>
      <w:r w:rsidR="00413317">
        <w:rPr>
          <w:rFonts w:ascii="Times New Roman" w:eastAsia="Times New Roman" w:hAnsi="Times New Roman" w:cs="Times New Roman"/>
          <w:color w:val="000000"/>
          <w:sz w:val="24"/>
          <w:szCs w:val="24"/>
          <w:lang w:val="fr-CM" w:eastAsia="fr-CM"/>
        </w:rPr>
        <w:t xml:space="preserve">breuses habilitations et certifications lui donnant le droit d’exercer les services su-citées sur l’ensemble du </w:t>
      </w:r>
      <w:proofErr w:type="spellStart"/>
      <w:r w:rsidR="00413317">
        <w:rPr>
          <w:rFonts w:ascii="Times New Roman" w:eastAsia="Times New Roman" w:hAnsi="Times New Roman" w:cs="Times New Roman"/>
          <w:color w:val="000000"/>
          <w:sz w:val="24"/>
          <w:szCs w:val="24"/>
          <w:lang w:val="fr-CM" w:eastAsia="fr-CM"/>
        </w:rPr>
        <w:t>térritoire</w:t>
      </w:r>
      <w:proofErr w:type="spellEnd"/>
      <w:r w:rsidR="00413317">
        <w:rPr>
          <w:rFonts w:ascii="Times New Roman" w:eastAsia="Times New Roman" w:hAnsi="Times New Roman" w:cs="Times New Roman"/>
          <w:color w:val="000000"/>
          <w:sz w:val="24"/>
          <w:szCs w:val="24"/>
          <w:lang w:val="fr-CM" w:eastAsia="fr-CM"/>
        </w:rPr>
        <w:t>. On a entre autres :</w:t>
      </w:r>
    </w:p>
    <w:p w14:paraId="265C2C1B" w14:textId="134B5DAC" w:rsidR="00413317" w:rsidRPr="00413317" w:rsidRDefault="00413317" w:rsidP="00FC3E54">
      <w:pPr>
        <w:pStyle w:val="Paragraphedeliste"/>
        <w:numPr>
          <w:ilvl w:val="0"/>
          <w:numId w:val="89"/>
        </w:numPr>
        <w:spacing w:after="0" w:line="360" w:lineRule="auto"/>
        <w:jc w:val="both"/>
        <w:rPr>
          <w:rFonts w:ascii="Times New Roman" w:eastAsia="Times New Roman" w:hAnsi="Times New Roman" w:cs="Times New Roman"/>
          <w:color w:val="000000"/>
          <w:sz w:val="24"/>
          <w:szCs w:val="24"/>
          <w:lang w:val="fr-CM" w:eastAsia="fr-CM"/>
        </w:rPr>
      </w:pPr>
      <w:r>
        <w:rPr>
          <w:rFonts w:ascii="Times New Roman" w:eastAsia="Times New Roman" w:hAnsi="Times New Roman" w:cs="Times New Roman"/>
          <w:color w:val="000000"/>
          <w:sz w:val="24"/>
          <w:szCs w:val="24"/>
          <w:lang w:val="fr-CM" w:eastAsia="fr-CM"/>
        </w:rPr>
        <w:t xml:space="preserve">Des habilitations électriques : le président de </w:t>
      </w:r>
      <w:proofErr w:type="spellStart"/>
      <w:r>
        <w:rPr>
          <w:rFonts w:ascii="Times New Roman" w:eastAsia="Times New Roman" w:hAnsi="Times New Roman" w:cs="Times New Roman"/>
          <w:color w:val="000000"/>
          <w:sz w:val="24"/>
          <w:szCs w:val="24"/>
          <w:lang w:val="fr-CM" w:eastAsia="fr-CM"/>
        </w:rPr>
        <w:t>E-Aubonne</w:t>
      </w:r>
      <w:proofErr w:type="spellEnd"/>
      <w:r>
        <w:rPr>
          <w:rFonts w:ascii="Times New Roman" w:eastAsia="Times New Roman" w:hAnsi="Times New Roman" w:cs="Times New Roman"/>
          <w:color w:val="000000"/>
          <w:sz w:val="24"/>
          <w:szCs w:val="24"/>
          <w:lang w:val="fr-CM" w:eastAsia="fr-CM"/>
        </w:rPr>
        <w:t xml:space="preserve"> est </w:t>
      </w:r>
      <w:r w:rsidRPr="00413317">
        <w:rPr>
          <w:rFonts w:ascii="Times New Roman" w:eastAsia="Times New Roman" w:hAnsi="Times New Roman" w:cs="Times New Roman"/>
          <w:color w:val="000000"/>
          <w:sz w:val="24"/>
          <w:szCs w:val="24"/>
          <w:lang w:eastAsia="fr-CM"/>
        </w:rPr>
        <w:t>Titulaire d’habilitations électriques reconnues au niveau national, garantissant sécurité, conformité aux normes et qualité dans toutes les installations.</w:t>
      </w:r>
    </w:p>
    <w:p w14:paraId="5AF0E94C" w14:textId="067095A6" w:rsidR="00413317" w:rsidRPr="00413317" w:rsidRDefault="00413317" w:rsidP="00FC3E54">
      <w:pPr>
        <w:pStyle w:val="Paragraphedeliste"/>
        <w:numPr>
          <w:ilvl w:val="0"/>
          <w:numId w:val="89"/>
        </w:numPr>
        <w:spacing w:after="0" w:line="360" w:lineRule="auto"/>
        <w:jc w:val="both"/>
        <w:rPr>
          <w:rFonts w:ascii="Times New Roman" w:eastAsia="Times New Roman" w:hAnsi="Times New Roman" w:cs="Times New Roman"/>
          <w:color w:val="000000"/>
          <w:sz w:val="24"/>
          <w:szCs w:val="24"/>
          <w:lang w:val="fr-CM" w:eastAsia="fr-CM"/>
        </w:rPr>
      </w:pPr>
      <w:r>
        <w:rPr>
          <w:rFonts w:ascii="Times New Roman" w:eastAsia="Times New Roman" w:hAnsi="Times New Roman" w:cs="Times New Roman"/>
          <w:color w:val="000000"/>
          <w:sz w:val="24"/>
          <w:szCs w:val="24"/>
          <w:lang w:eastAsia="fr-CM"/>
        </w:rPr>
        <w:lastRenderedPageBreak/>
        <w:t>Des c</w:t>
      </w:r>
      <w:r w:rsidRPr="00413317">
        <w:rPr>
          <w:rFonts w:ascii="Times New Roman" w:eastAsia="Times New Roman" w:hAnsi="Times New Roman" w:cs="Times New Roman"/>
          <w:color w:val="000000"/>
          <w:sz w:val="24"/>
          <w:szCs w:val="24"/>
          <w:lang w:eastAsia="fr-CM"/>
        </w:rPr>
        <w:t>ertifications IRVE (Infrastructure de Recharge de Véhicules Électriques)</w:t>
      </w:r>
      <w:r>
        <w:rPr>
          <w:rFonts w:ascii="Times New Roman" w:eastAsia="Times New Roman" w:hAnsi="Times New Roman" w:cs="Times New Roman"/>
          <w:color w:val="000000"/>
          <w:sz w:val="24"/>
          <w:szCs w:val="24"/>
          <w:lang w:eastAsia="fr-CM"/>
        </w:rPr>
        <w:t xml:space="preserve"> comme :</w:t>
      </w:r>
    </w:p>
    <w:p w14:paraId="23C0A151" w14:textId="2BDB7C53" w:rsidR="00413317" w:rsidRPr="00413317" w:rsidRDefault="00413317" w:rsidP="00FC3E54">
      <w:pPr>
        <w:pStyle w:val="Paragraphedeliste"/>
        <w:numPr>
          <w:ilvl w:val="1"/>
          <w:numId w:val="89"/>
        </w:numPr>
        <w:spacing w:after="0" w:line="360" w:lineRule="auto"/>
        <w:jc w:val="both"/>
        <w:rPr>
          <w:rFonts w:ascii="Times New Roman" w:eastAsia="Times New Roman" w:hAnsi="Times New Roman" w:cs="Times New Roman"/>
          <w:color w:val="000000"/>
          <w:sz w:val="24"/>
          <w:szCs w:val="24"/>
          <w:lang w:val="fr-CM" w:eastAsia="fr-CM"/>
        </w:rPr>
      </w:pPr>
      <w:r w:rsidRPr="00413317">
        <w:rPr>
          <w:rFonts w:ascii="Times New Roman" w:eastAsia="Times New Roman" w:hAnsi="Times New Roman" w:cs="Times New Roman"/>
          <w:color w:val="000000"/>
          <w:sz w:val="24"/>
          <w:szCs w:val="24"/>
          <w:lang w:val="fr-CM" w:eastAsia="fr-CM"/>
        </w:rPr>
        <w:t>IRVE P1 : Installation de bornes basiques ≤ 22 kW (maisons individuelles).</w:t>
      </w:r>
    </w:p>
    <w:p w14:paraId="0C84860A" w14:textId="6854B432" w:rsidR="00413317" w:rsidRPr="00413317" w:rsidRDefault="00413317" w:rsidP="00FC3E54">
      <w:pPr>
        <w:pStyle w:val="Paragraphedeliste"/>
        <w:numPr>
          <w:ilvl w:val="1"/>
          <w:numId w:val="89"/>
        </w:numPr>
        <w:spacing w:after="0" w:line="360" w:lineRule="auto"/>
        <w:jc w:val="both"/>
        <w:rPr>
          <w:rFonts w:ascii="Times New Roman" w:eastAsia="Times New Roman" w:hAnsi="Times New Roman" w:cs="Times New Roman"/>
          <w:color w:val="000000"/>
          <w:sz w:val="24"/>
          <w:szCs w:val="24"/>
          <w:lang w:val="fr-CM" w:eastAsia="fr-CM"/>
        </w:rPr>
      </w:pPr>
      <w:r w:rsidRPr="00413317">
        <w:rPr>
          <w:rFonts w:ascii="Times New Roman" w:eastAsia="Times New Roman" w:hAnsi="Times New Roman" w:cs="Times New Roman"/>
          <w:color w:val="000000"/>
          <w:sz w:val="24"/>
          <w:szCs w:val="24"/>
          <w:lang w:val="fr-CM" w:eastAsia="fr-CM"/>
        </w:rPr>
        <w:t>IRVE P2 : Installation de bornes communicantes ≤ 22 kW (commerces, copropriétés, collectivités).</w:t>
      </w:r>
    </w:p>
    <w:p w14:paraId="64A43BD5" w14:textId="5316EA40" w:rsidR="00413317" w:rsidRPr="00413317" w:rsidRDefault="00413317" w:rsidP="00FC3E54">
      <w:pPr>
        <w:pStyle w:val="Paragraphedeliste"/>
        <w:numPr>
          <w:ilvl w:val="1"/>
          <w:numId w:val="89"/>
        </w:numPr>
        <w:spacing w:after="0" w:line="360" w:lineRule="auto"/>
        <w:jc w:val="both"/>
        <w:rPr>
          <w:rFonts w:ascii="Times New Roman" w:eastAsia="Times New Roman" w:hAnsi="Times New Roman" w:cs="Times New Roman"/>
          <w:color w:val="000000"/>
          <w:sz w:val="24"/>
          <w:szCs w:val="24"/>
          <w:lang w:val="fr-CM" w:eastAsia="fr-CM"/>
        </w:rPr>
      </w:pPr>
      <w:r w:rsidRPr="00413317">
        <w:rPr>
          <w:rFonts w:ascii="Times New Roman" w:eastAsia="Times New Roman" w:hAnsi="Times New Roman" w:cs="Times New Roman"/>
          <w:color w:val="000000"/>
          <w:sz w:val="24"/>
          <w:szCs w:val="24"/>
          <w:lang w:val="fr-CM" w:eastAsia="fr-CM"/>
        </w:rPr>
        <w:t>IRVE P3 : Installation de bornes rapides &gt; 22 kW en courant continu (</w:t>
      </w:r>
      <w:proofErr w:type="spellStart"/>
      <w:r w:rsidRPr="00413317">
        <w:rPr>
          <w:rFonts w:ascii="Times New Roman" w:eastAsia="Times New Roman" w:hAnsi="Times New Roman" w:cs="Times New Roman"/>
          <w:color w:val="000000"/>
          <w:sz w:val="24"/>
          <w:szCs w:val="24"/>
          <w:lang w:val="fr-CM" w:eastAsia="fr-CM"/>
        </w:rPr>
        <w:t>CHAdeMO</w:t>
      </w:r>
      <w:proofErr w:type="spellEnd"/>
      <w:r w:rsidRPr="00413317">
        <w:rPr>
          <w:rFonts w:ascii="Times New Roman" w:eastAsia="Times New Roman" w:hAnsi="Times New Roman" w:cs="Times New Roman"/>
          <w:color w:val="000000"/>
          <w:sz w:val="24"/>
          <w:szCs w:val="24"/>
          <w:lang w:val="fr-CM" w:eastAsia="fr-CM"/>
        </w:rPr>
        <w:t xml:space="preserve"> / Combo2).</w:t>
      </w:r>
    </w:p>
    <w:p w14:paraId="5E9236EA" w14:textId="2A519523" w:rsidR="00413317" w:rsidRDefault="00DD7534" w:rsidP="00413317">
      <w:pPr>
        <w:pStyle w:val="Titre2"/>
      </w:pPr>
      <w:bookmarkStart w:id="6" w:name="_Toc210558630"/>
      <w:r>
        <w:t>I.</w:t>
      </w:r>
      <w:r w:rsidR="00233024">
        <w:t xml:space="preserve">2. </w:t>
      </w:r>
      <w:bookmarkStart w:id="7" w:name="_Hlk208930206"/>
      <w:r w:rsidR="00413317">
        <w:t>Analyse de la p</w:t>
      </w:r>
      <w:r w:rsidR="00233024">
        <w:t>roblématique</w:t>
      </w:r>
      <w:r w:rsidR="00413317">
        <w:t xml:space="preserve"> et élaboration de la solution</w:t>
      </w:r>
      <w:bookmarkEnd w:id="6"/>
    </w:p>
    <w:bookmarkEnd w:id="7"/>
    <w:p w14:paraId="13623FC8" w14:textId="69CB4FA9" w:rsidR="00C0765B" w:rsidRDefault="00C0765B" w:rsidP="00FC3E54">
      <w:pPr>
        <w:pStyle w:val="Paragraphedeliste"/>
        <w:numPr>
          <w:ilvl w:val="0"/>
          <w:numId w:val="90"/>
        </w:numPr>
        <w:rPr>
          <w:rFonts w:ascii="Times New Roman" w:hAnsi="Times New Roman" w:cs="Times New Roman"/>
          <w:sz w:val="24"/>
          <w:szCs w:val="24"/>
          <w:u w:val="single"/>
        </w:rPr>
      </w:pPr>
      <w:r w:rsidRPr="00C0765B">
        <w:rPr>
          <w:rFonts w:ascii="Times New Roman" w:hAnsi="Times New Roman" w:cs="Times New Roman"/>
          <w:sz w:val="24"/>
          <w:szCs w:val="24"/>
          <w:u w:val="single"/>
        </w:rPr>
        <w:t>Problème à résoudre</w:t>
      </w:r>
    </w:p>
    <w:p w14:paraId="32C6932B" w14:textId="5FB69419" w:rsidR="00CA5DDD" w:rsidRDefault="00CA5DDD" w:rsidP="00CA5DDD">
      <w:pPr>
        <w:rPr>
          <w:rFonts w:ascii="Times New Roman" w:hAnsi="Times New Roman" w:cs="Times New Roman"/>
          <w:sz w:val="24"/>
          <w:szCs w:val="24"/>
        </w:rPr>
      </w:pPr>
      <w:r>
        <w:rPr>
          <w:rFonts w:ascii="Times New Roman" w:hAnsi="Times New Roman" w:cs="Times New Roman"/>
          <w:sz w:val="24"/>
          <w:szCs w:val="24"/>
        </w:rPr>
        <w:t xml:space="preserve">Notre entreprise dispose déjà de divers outils hétérogènes pour l’étude et l’installation de </w:t>
      </w:r>
      <w:proofErr w:type="spellStart"/>
      <w:r>
        <w:rPr>
          <w:rFonts w:ascii="Times New Roman" w:hAnsi="Times New Roman" w:cs="Times New Roman"/>
          <w:sz w:val="24"/>
          <w:szCs w:val="24"/>
        </w:rPr>
        <w:t>pannaux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photovoltaiques</w:t>
      </w:r>
      <w:proofErr w:type="spellEnd"/>
      <w:r>
        <w:rPr>
          <w:rFonts w:ascii="Times New Roman" w:hAnsi="Times New Roman" w:cs="Times New Roman"/>
          <w:sz w:val="24"/>
          <w:szCs w:val="24"/>
        </w:rPr>
        <w:t>. Par exemple, pour l’estima</w:t>
      </w:r>
      <w:r w:rsidR="007B6E1D">
        <w:rPr>
          <w:rFonts w:ascii="Times New Roman" w:hAnsi="Times New Roman" w:cs="Times New Roman"/>
          <w:sz w:val="24"/>
          <w:szCs w:val="24"/>
        </w:rPr>
        <w:t>t</w:t>
      </w:r>
      <w:r>
        <w:rPr>
          <w:rFonts w:ascii="Times New Roman" w:hAnsi="Times New Roman" w:cs="Times New Roman"/>
          <w:sz w:val="24"/>
          <w:szCs w:val="24"/>
        </w:rPr>
        <w:t xml:space="preserve">ion de production, l’on utilise </w:t>
      </w:r>
      <w:r w:rsidR="003741A7">
        <w:rPr>
          <w:rFonts w:ascii="Times New Roman" w:hAnsi="Times New Roman" w:cs="Times New Roman"/>
          <w:sz w:val="24"/>
          <w:szCs w:val="24"/>
        </w:rPr>
        <w:t xml:space="preserve">le site de PVGIS, pour l’aspect financier on utilise </w:t>
      </w:r>
      <w:proofErr w:type="spellStart"/>
      <w:r w:rsidR="003741A7">
        <w:rPr>
          <w:rFonts w:ascii="Times New Roman" w:hAnsi="Times New Roman" w:cs="Times New Roman"/>
          <w:sz w:val="24"/>
          <w:szCs w:val="24"/>
        </w:rPr>
        <w:t>AutoCalSol</w:t>
      </w:r>
      <w:proofErr w:type="spellEnd"/>
      <w:r w:rsidR="003741A7">
        <w:rPr>
          <w:rFonts w:ascii="Times New Roman" w:hAnsi="Times New Roman" w:cs="Times New Roman"/>
          <w:sz w:val="24"/>
          <w:szCs w:val="24"/>
        </w:rPr>
        <w:t xml:space="preserve"> et les pré-études </w:t>
      </w:r>
      <w:proofErr w:type="spellStart"/>
      <w:r w:rsidR="003741A7">
        <w:rPr>
          <w:rFonts w:ascii="Times New Roman" w:hAnsi="Times New Roman" w:cs="Times New Roman"/>
          <w:sz w:val="24"/>
          <w:szCs w:val="24"/>
        </w:rPr>
        <w:t>photovoltaique</w:t>
      </w:r>
      <w:r w:rsidR="007B6E1D">
        <w:rPr>
          <w:rFonts w:ascii="Times New Roman" w:hAnsi="Times New Roman" w:cs="Times New Roman"/>
          <w:sz w:val="24"/>
          <w:szCs w:val="24"/>
        </w:rPr>
        <w:t>s</w:t>
      </w:r>
      <w:proofErr w:type="spellEnd"/>
      <w:r w:rsidR="003741A7">
        <w:rPr>
          <w:rFonts w:ascii="Times New Roman" w:hAnsi="Times New Roman" w:cs="Times New Roman"/>
          <w:sz w:val="24"/>
          <w:szCs w:val="24"/>
        </w:rPr>
        <w:t xml:space="preserve"> se font depuis peu via une application interne. La plura</w:t>
      </w:r>
      <w:r w:rsidR="009228EB">
        <w:rPr>
          <w:rFonts w:ascii="Times New Roman" w:hAnsi="Times New Roman" w:cs="Times New Roman"/>
          <w:sz w:val="24"/>
          <w:szCs w:val="24"/>
        </w:rPr>
        <w:t xml:space="preserve">lité et la non-centralisation de ces processus transforme les études </w:t>
      </w:r>
      <w:proofErr w:type="spellStart"/>
      <w:r w:rsidR="009228EB">
        <w:rPr>
          <w:rFonts w:ascii="Times New Roman" w:hAnsi="Times New Roman" w:cs="Times New Roman"/>
          <w:sz w:val="24"/>
          <w:szCs w:val="24"/>
        </w:rPr>
        <w:t>photovoltaiques</w:t>
      </w:r>
      <w:proofErr w:type="spellEnd"/>
      <w:r w:rsidR="009228EB">
        <w:rPr>
          <w:rFonts w:ascii="Times New Roman" w:hAnsi="Times New Roman" w:cs="Times New Roman"/>
          <w:sz w:val="24"/>
          <w:szCs w:val="24"/>
        </w:rPr>
        <w:t xml:space="preserve"> pour un seul client en une tache fastidieuse Le problème à résoudre ici est de trouver un moyen de centrali</w:t>
      </w:r>
      <w:r w:rsidR="009B0F10">
        <w:rPr>
          <w:rFonts w:ascii="Times New Roman" w:hAnsi="Times New Roman" w:cs="Times New Roman"/>
          <w:sz w:val="24"/>
          <w:szCs w:val="24"/>
        </w:rPr>
        <w:t>ser les services d’estimation de production et d’estimation financière</w:t>
      </w:r>
      <w:r w:rsidR="009228EB">
        <w:rPr>
          <w:rFonts w:ascii="Times New Roman" w:hAnsi="Times New Roman" w:cs="Times New Roman"/>
          <w:sz w:val="24"/>
          <w:szCs w:val="24"/>
        </w:rPr>
        <w:t xml:space="preserve"> dans l’application interne dont la société dispose déjà.  </w:t>
      </w:r>
    </w:p>
    <w:p w14:paraId="3B359A73" w14:textId="06800F79" w:rsidR="00C0765B" w:rsidRDefault="00C0765B" w:rsidP="00FC3E54">
      <w:pPr>
        <w:pStyle w:val="Paragraphedeliste"/>
        <w:numPr>
          <w:ilvl w:val="0"/>
          <w:numId w:val="90"/>
        </w:numPr>
        <w:rPr>
          <w:rFonts w:ascii="Times New Roman" w:hAnsi="Times New Roman" w:cs="Times New Roman"/>
          <w:sz w:val="24"/>
          <w:szCs w:val="24"/>
          <w:u w:val="single"/>
        </w:rPr>
      </w:pPr>
      <w:r w:rsidRPr="00C0765B">
        <w:rPr>
          <w:rFonts w:ascii="Times New Roman" w:hAnsi="Times New Roman" w:cs="Times New Roman"/>
          <w:sz w:val="24"/>
          <w:szCs w:val="24"/>
          <w:u w:val="single"/>
        </w:rPr>
        <w:t xml:space="preserve">Objectifs </w:t>
      </w:r>
    </w:p>
    <w:p w14:paraId="4C6F0DF5" w14:textId="77777777" w:rsidR="005A2FB9" w:rsidRPr="005A2FB9" w:rsidRDefault="005A2FB9" w:rsidP="00FC3E54">
      <w:pPr>
        <w:pStyle w:val="Paragraphedeliste"/>
        <w:numPr>
          <w:ilvl w:val="2"/>
          <w:numId w:val="89"/>
        </w:numPr>
        <w:rPr>
          <w:rFonts w:ascii="Times New Roman" w:hAnsi="Times New Roman" w:cs="Times New Roman"/>
          <w:sz w:val="24"/>
          <w:szCs w:val="24"/>
          <w:u w:val="single"/>
        </w:rPr>
      </w:pPr>
      <w:r>
        <w:rPr>
          <w:rFonts w:ascii="Times New Roman" w:hAnsi="Times New Roman" w:cs="Times New Roman"/>
          <w:sz w:val="24"/>
          <w:szCs w:val="24"/>
          <w:u w:val="single"/>
        </w:rPr>
        <w:t>Objectifs Généraux :</w:t>
      </w:r>
      <w:r>
        <w:rPr>
          <w:rFonts w:ascii="Times New Roman" w:hAnsi="Times New Roman" w:cs="Times New Roman"/>
          <w:sz w:val="24"/>
          <w:szCs w:val="24"/>
        </w:rPr>
        <w:t xml:space="preserve"> </w:t>
      </w:r>
    </w:p>
    <w:p w14:paraId="5DD8AFA7" w14:textId="13055FF9" w:rsidR="005A2FB9" w:rsidRDefault="005A2FB9" w:rsidP="005A2FB9">
      <w:pPr>
        <w:pStyle w:val="Paragraphedeliste"/>
        <w:ind w:left="2508"/>
        <w:rPr>
          <w:rFonts w:ascii="Times New Roman" w:hAnsi="Times New Roman" w:cs="Times New Roman"/>
          <w:sz w:val="24"/>
          <w:szCs w:val="24"/>
        </w:rPr>
      </w:pPr>
      <w:bookmarkStart w:id="8" w:name="_Hlk208930535"/>
      <w:r>
        <w:rPr>
          <w:rFonts w:ascii="Times New Roman" w:hAnsi="Times New Roman" w:cs="Times New Roman"/>
          <w:sz w:val="24"/>
          <w:szCs w:val="24"/>
        </w:rPr>
        <w:t xml:space="preserve">Dans l’optique de </w:t>
      </w:r>
      <w:proofErr w:type="spellStart"/>
      <w:r>
        <w:rPr>
          <w:rFonts w:ascii="Times New Roman" w:hAnsi="Times New Roman" w:cs="Times New Roman"/>
          <w:sz w:val="24"/>
          <w:szCs w:val="24"/>
        </w:rPr>
        <w:t>resoudre</w:t>
      </w:r>
      <w:proofErr w:type="spellEnd"/>
      <w:r>
        <w:rPr>
          <w:rFonts w:ascii="Times New Roman" w:hAnsi="Times New Roman" w:cs="Times New Roman"/>
          <w:sz w:val="24"/>
          <w:szCs w:val="24"/>
        </w:rPr>
        <w:t xml:space="preserve"> le problème précédent, le projet qui nous est </w:t>
      </w:r>
      <w:proofErr w:type="spellStart"/>
      <w:r>
        <w:rPr>
          <w:rFonts w:ascii="Times New Roman" w:hAnsi="Times New Roman" w:cs="Times New Roman"/>
          <w:sz w:val="24"/>
          <w:szCs w:val="24"/>
        </w:rPr>
        <w:t>soumi</w:t>
      </w:r>
      <w:proofErr w:type="spellEnd"/>
      <w:r>
        <w:rPr>
          <w:rFonts w:ascii="Times New Roman" w:hAnsi="Times New Roman" w:cs="Times New Roman"/>
          <w:sz w:val="24"/>
          <w:szCs w:val="24"/>
        </w:rPr>
        <w:t xml:space="preserve"> a pour objectif de c</w:t>
      </w:r>
      <w:r w:rsidRPr="005A2FB9">
        <w:rPr>
          <w:rFonts w:ascii="Times New Roman" w:hAnsi="Times New Roman" w:cs="Times New Roman"/>
          <w:sz w:val="24"/>
          <w:szCs w:val="24"/>
        </w:rPr>
        <w:t>oncevoir et implémenter un module d’estimation de production photovoltaïque, intégré à l’application</w:t>
      </w:r>
      <w:r>
        <w:rPr>
          <w:rFonts w:ascii="Times New Roman" w:hAnsi="Times New Roman" w:cs="Times New Roman"/>
          <w:sz w:val="24"/>
          <w:szCs w:val="24"/>
        </w:rPr>
        <w:t xml:space="preserve"> interne de l’entreprise</w:t>
      </w:r>
      <w:r w:rsidRPr="005A2FB9">
        <w:rPr>
          <w:rFonts w:ascii="Times New Roman" w:hAnsi="Times New Roman" w:cs="Times New Roman"/>
          <w:sz w:val="24"/>
          <w:szCs w:val="24"/>
        </w:rPr>
        <w:t>, permettant d’obtenir des estimations énergétiques et financières fiables (</w:t>
      </w:r>
      <w:r>
        <w:rPr>
          <w:rFonts w:ascii="Times New Roman" w:hAnsi="Times New Roman" w:cs="Times New Roman"/>
          <w:sz w:val="24"/>
          <w:szCs w:val="24"/>
        </w:rPr>
        <w:t xml:space="preserve">pour les différents types de systèmes </w:t>
      </w:r>
      <w:proofErr w:type="spellStart"/>
      <w:r>
        <w:rPr>
          <w:rFonts w:ascii="Times New Roman" w:hAnsi="Times New Roman" w:cs="Times New Roman"/>
          <w:sz w:val="24"/>
          <w:szCs w:val="24"/>
        </w:rPr>
        <w:t>photovoltaiques</w:t>
      </w:r>
      <w:proofErr w:type="spellEnd"/>
      <w:r w:rsidRPr="005A2FB9">
        <w:rPr>
          <w:rFonts w:ascii="Times New Roman" w:hAnsi="Times New Roman" w:cs="Times New Roman"/>
          <w:sz w:val="24"/>
          <w:szCs w:val="24"/>
        </w:rPr>
        <w:t xml:space="preserve">) à partir d’entrées simples, avec </w:t>
      </w:r>
      <w:r>
        <w:rPr>
          <w:rFonts w:ascii="Times New Roman" w:hAnsi="Times New Roman" w:cs="Times New Roman"/>
          <w:sz w:val="24"/>
          <w:szCs w:val="24"/>
        </w:rPr>
        <w:t>la génération de rapport</w:t>
      </w:r>
      <w:r w:rsidR="009B0F10">
        <w:rPr>
          <w:rFonts w:ascii="Times New Roman" w:hAnsi="Times New Roman" w:cs="Times New Roman"/>
          <w:sz w:val="24"/>
          <w:szCs w:val="24"/>
        </w:rPr>
        <w:t>s</w:t>
      </w:r>
      <w:r w:rsidRPr="005A2FB9">
        <w:rPr>
          <w:rFonts w:ascii="Times New Roman" w:hAnsi="Times New Roman" w:cs="Times New Roman"/>
          <w:sz w:val="24"/>
          <w:szCs w:val="24"/>
        </w:rPr>
        <w:t>.</w:t>
      </w:r>
    </w:p>
    <w:bookmarkEnd w:id="8"/>
    <w:p w14:paraId="51CAD3E9" w14:textId="5FC0C385" w:rsidR="009B0F10" w:rsidRPr="009B0F10" w:rsidRDefault="009B0F10" w:rsidP="00FC3E54">
      <w:pPr>
        <w:pStyle w:val="Paragraphedeliste"/>
        <w:numPr>
          <w:ilvl w:val="2"/>
          <w:numId w:val="89"/>
        </w:numPr>
        <w:rPr>
          <w:rFonts w:ascii="Times New Roman" w:hAnsi="Times New Roman" w:cs="Times New Roman"/>
          <w:sz w:val="24"/>
          <w:szCs w:val="24"/>
          <w:u w:val="single"/>
        </w:rPr>
      </w:pPr>
      <w:r>
        <w:rPr>
          <w:rFonts w:ascii="Times New Roman" w:hAnsi="Times New Roman" w:cs="Times New Roman"/>
          <w:sz w:val="24"/>
          <w:szCs w:val="24"/>
        </w:rPr>
        <w:t xml:space="preserve">Objectifs spécifiques : </w:t>
      </w:r>
    </w:p>
    <w:p w14:paraId="0DC785CB" w14:textId="77777777" w:rsidR="009B0F10" w:rsidRPr="009B0F10" w:rsidRDefault="009B0F10" w:rsidP="009B0F10">
      <w:pPr>
        <w:pStyle w:val="Paragraphedeliste"/>
        <w:ind w:left="2508"/>
        <w:rPr>
          <w:rFonts w:ascii="Times New Roman" w:hAnsi="Times New Roman" w:cs="Times New Roman"/>
          <w:sz w:val="24"/>
          <w:szCs w:val="24"/>
        </w:rPr>
      </w:pPr>
      <w:bookmarkStart w:id="9" w:name="_Hlk208930577"/>
      <w:r w:rsidRPr="009B0F10">
        <w:rPr>
          <w:rFonts w:ascii="Times New Roman" w:hAnsi="Times New Roman" w:cs="Times New Roman"/>
          <w:sz w:val="24"/>
          <w:szCs w:val="24"/>
        </w:rPr>
        <w:t>Formaliser les besoins et le périmètre (</w:t>
      </w:r>
      <w:proofErr w:type="spellStart"/>
      <w:r w:rsidRPr="009B0F10">
        <w:rPr>
          <w:rFonts w:ascii="Times New Roman" w:hAnsi="Times New Roman" w:cs="Times New Roman"/>
          <w:sz w:val="24"/>
          <w:szCs w:val="24"/>
        </w:rPr>
        <w:t>grid</w:t>
      </w:r>
      <w:proofErr w:type="spellEnd"/>
      <w:r w:rsidRPr="009B0F10">
        <w:rPr>
          <w:rFonts w:ascii="Times New Roman" w:hAnsi="Times New Roman" w:cs="Times New Roman"/>
          <w:sz w:val="24"/>
          <w:szCs w:val="24"/>
        </w:rPr>
        <w:t>, off‑</w:t>
      </w:r>
      <w:proofErr w:type="spellStart"/>
      <w:r w:rsidRPr="009B0F10">
        <w:rPr>
          <w:rFonts w:ascii="Times New Roman" w:hAnsi="Times New Roman" w:cs="Times New Roman"/>
          <w:sz w:val="24"/>
          <w:szCs w:val="24"/>
        </w:rPr>
        <w:t>grid</w:t>
      </w:r>
      <w:proofErr w:type="spellEnd"/>
      <w:r w:rsidRPr="009B0F10">
        <w:rPr>
          <w:rFonts w:ascii="Times New Roman" w:hAnsi="Times New Roman" w:cs="Times New Roman"/>
          <w:sz w:val="24"/>
          <w:szCs w:val="24"/>
        </w:rPr>
        <w:t>, trackers) ainsi que les exigences non fonctionnelles.</w:t>
      </w:r>
    </w:p>
    <w:p w14:paraId="3A646296" w14:textId="77777777" w:rsidR="009B0F10" w:rsidRPr="009B0F10" w:rsidRDefault="009B0F10" w:rsidP="009B0F10">
      <w:pPr>
        <w:pStyle w:val="Paragraphedeliste"/>
        <w:ind w:left="2508"/>
        <w:rPr>
          <w:rFonts w:ascii="Times New Roman" w:hAnsi="Times New Roman" w:cs="Times New Roman"/>
          <w:sz w:val="24"/>
          <w:szCs w:val="24"/>
        </w:rPr>
      </w:pPr>
      <w:r w:rsidRPr="009B0F10">
        <w:rPr>
          <w:rFonts w:ascii="Times New Roman" w:hAnsi="Times New Roman" w:cs="Times New Roman"/>
          <w:sz w:val="24"/>
          <w:szCs w:val="24"/>
        </w:rPr>
        <w:t xml:space="preserve">Intégrer l’API PVGIS et implémenter un </w:t>
      </w:r>
      <w:proofErr w:type="spellStart"/>
      <w:r w:rsidRPr="009B0F10">
        <w:rPr>
          <w:rFonts w:ascii="Times New Roman" w:hAnsi="Times New Roman" w:cs="Times New Roman"/>
          <w:sz w:val="24"/>
          <w:szCs w:val="24"/>
        </w:rPr>
        <w:t>parser</w:t>
      </w:r>
      <w:proofErr w:type="spellEnd"/>
      <w:r w:rsidRPr="009B0F10">
        <w:rPr>
          <w:rFonts w:ascii="Times New Roman" w:hAnsi="Times New Roman" w:cs="Times New Roman"/>
          <w:sz w:val="24"/>
          <w:szCs w:val="24"/>
        </w:rPr>
        <w:t xml:space="preserve"> robuste (Ed/</w:t>
      </w:r>
      <w:proofErr w:type="spellStart"/>
      <w:r w:rsidRPr="009B0F10">
        <w:rPr>
          <w:rFonts w:ascii="Times New Roman" w:hAnsi="Times New Roman" w:cs="Times New Roman"/>
          <w:sz w:val="24"/>
          <w:szCs w:val="24"/>
        </w:rPr>
        <w:t>Em</w:t>
      </w:r>
      <w:proofErr w:type="spellEnd"/>
      <w:r w:rsidRPr="009B0F10">
        <w:rPr>
          <w:rFonts w:ascii="Times New Roman" w:hAnsi="Times New Roman" w:cs="Times New Roman"/>
          <w:sz w:val="24"/>
          <w:szCs w:val="24"/>
        </w:rPr>
        <w:t>/Hm, histogrammes, cas limites).</w:t>
      </w:r>
    </w:p>
    <w:p w14:paraId="3826E3EB" w14:textId="77777777" w:rsidR="009B0F10" w:rsidRPr="009B0F10" w:rsidRDefault="009B0F10" w:rsidP="009B0F10">
      <w:pPr>
        <w:pStyle w:val="Paragraphedeliste"/>
        <w:ind w:left="2508"/>
        <w:rPr>
          <w:rFonts w:ascii="Times New Roman" w:hAnsi="Times New Roman" w:cs="Times New Roman"/>
          <w:sz w:val="24"/>
          <w:szCs w:val="24"/>
        </w:rPr>
      </w:pPr>
      <w:r w:rsidRPr="009B0F10">
        <w:rPr>
          <w:rFonts w:ascii="Times New Roman" w:hAnsi="Times New Roman" w:cs="Times New Roman"/>
          <w:sz w:val="24"/>
          <w:szCs w:val="24"/>
        </w:rPr>
        <w:t>Modéliser les données et calculs (</w:t>
      </w:r>
      <w:proofErr w:type="spellStart"/>
      <w:proofErr w:type="gramStart"/>
      <w:r w:rsidRPr="009B0F10">
        <w:rPr>
          <w:rFonts w:ascii="Times New Roman" w:hAnsi="Times New Roman" w:cs="Times New Roman"/>
          <w:sz w:val="24"/>
          <w:szCs w:val="24"/>
        </w:rPr>
        <w:t>modele.pvgis</w:t>
      </w:r>
      <w:proofErr w:type="spellEnd"/>
      <w:proofErr w:type="gramEnd"/>
      <w:r w:rsidRPr="009B0F10">
        <w:rPr>
          <w:rFonts w:ascii="Times New Roman" w:hAnsi="Times New Roman" w:cs="Times New Roman"/>
          <w:sz w:val="24"/>
          <w:szCs w:val="24"/>
        </w:rPr>
        <w:t>/finance) et réaliser les indicateurs financiers (VAN, TRI, LCOE).</w:t>
      </w:r>
    </w:p>
    <w:p w14:paraId="47027687" w14:textId="77777777" w:rsidR="009B0F10" w:rsidRPr="009B0F10" w:rsidRDefault="009B0F10" w:rsidP="009B0F10">
      <w:pPr>
        <w:pStyle w:val="Paragraphedeliste"/>
        <w:ind w:left="2508"/>
        <w:rPr>
          <w:rFonts w:ascii="Times New Roman" w:hAnsi="Times New Roman" w:cs="Times New Roman"/>
          <w:sz w:val="24"/>
          <w:szCs w:val="24"/>
        </w:rPr>
      </w:pPr>
      <w:r w:rsidRPr="009B0F10">
        <w:rPr>
          <w:rFonts w:ascii="Times New Roman" w:hAnsi="Times New Roman" w:cs="Times New Roman"/>
          <w:sz w:val="24"/>
          <w:szCs w:val="24"/>
        </w:rPr>
        <w:t>Valider les entrées et orchestrer les flux via les contrôleurs d’estimation (callbacks fiables, intégration UI).</w:t>
      </w:r>
    </w:p>
    <w:p w14:paraId="4489EFCF" w14:textId="77777777" w:rsidR="009B0F10" w:rsidRPr="009B0F10" w:rsidRDefault="009B0F10" w:rsidP="009B0F10">
      <w:pPr>
        <w:pStyle w:val="Paragraphedeliste"/>
        <w:ind w:left="2508"/>
        <w:rPr>
          <w:rFonts w:ascii="Times New Roman" w:hAnsi="Times New Roman" w:cs="Times New Roman"/>
          <w:sz w:val="24"/>
          <w:szCs w:val="24"/>
        </w:rPr>
      </w:pPr>
      <w:r w:rsidRPr="009B0F10">
        <w:rPr>
          <w:rFonts w:ascii="Times New Roman" w:hAnsi="Times New Roman" w:cs="Times New Roman"/>
          <w:sz w:val="24"/>
          <w:szCs w:val="24"/>
        </w:rPr>
        <w:t>Industrialiser la qualité (tests unitaires/</w:t>
      </w:r>
      <w:proofErr w:type="spellStart"/>
      <w:r w:rsidRPr="009B0F10">
        <w:rPr>
          <w:rFonts w:ascii="Times New Roman" w:hAnsi="Times New Roman" w:cs="Times New Roman"/>
          <w:sz w:val="24"/>
          <w:szCs w:val="24"/>
        </w:rPr>
        <w:t>mocks</w:t>
      </w:r>
      <w:proofErr w:type="spellEnd"/>
      <w:r w:rsidRPr="009B0F10">
        <w:rPr>
          <w:rFonts w:ascii="Times New Roman" w:hAnsi="Times New Roman" w:cs="Times New Roman"/>
          <w:sz w:val="24"/>
          <w:szCs w:val="24"/>
        </w:rPr>
        <w:t xml:space="preserve">, profil </w:t>
      </w:r>
      <w:proofErr w:type="spellStart"/>
      <w:r w:rsidRPr="009B0F10">
        <w:rPr>
          <w:rFonts w:ascii="Times New Roman" w:hAnsi="Times New Roman" w:cs="Times New Roman"/>
          <w:sz w:val="24"/>
          <w:szCs w:val="24"/>
        </w:rPr>
        <w:t>coverage</w:t>
      </w:r>
      <w:proofErr w:type="spellEnd"/>
      <w:r w:rsidRPr="009B0F10">
        <w:rPr>
          <w:rFonts w:ascii="Times New Roman" w:hAnsi="Times New Roman" w:cs="Times New Roman"/>
          <w:sz w:val="24"/>
          <w:szCs w:val="24"/>
        </w:rPr>
        <w:t xml:space="preserve"> ciblé, </w:t>
      </w:r>
      <w:proofErr w:type="spellStart"/>
      <w:r w:rsidRPr="009B0F10">
        <w:rPr>
          <w:rFonts w:ascii="Times New Roman" w:hAnsi="Times New Roman" w:cs="Times New Roman"/>
          <w:sz w:val="24"/>
          <w:szCs w:val="24"/>
        </w:rPr>
        <w:t>SonarQube</w:t>
      </w:r>
      <w:proofErr w:type="spellEnd"/>
      <w:r w:rsidRPr="009B0F10">
        <w:rPr>
          <w:rFonts w:ascii="Times New Roman" w:hAnsi="Times New Roman" w:cs="Times New Roman"/>
          <w:sz w:val="24"/>
          <w:szCs w:val="24"/>
        </w:rPr>
        <w:t>, normalisation Maven, CI).</w:t>
      </w:r>
    </w:p>
    <w:bookmarkEnd w:id="9"/>
    <w:p w14:paraId="5100FBEC" w14:textId="7AC1BF13" w:rsidR="009B0F10" w:rsidRPr="00C0765B" w:rsidRDefault="009B0F10" w:rsidP="009B0F10">
      <w:pPr>
        <w:pStyle w:val="Paragraphedeliste"/>
        <w:ind w:left="2508"/>
        <w:rPr>
          <w:rFonts w:ascii="Times New Roman" w:hAnsi="Times New Roman" w:cs="Times New Roman"/>
          <w:sz w:val="24"/>
          <w:szCs w:val="24"/>
          <w:u w:val="single"/>
        </w:rPr>
      </w:pPr>
      <w:r w:rsidRPr="009B0F10">
        <w:rPr>
          <w:rFonts w:ascii="Times New Roman" w:hAnsi="Times New Roman" w:cs="Times New Roman"/>
          <w:sz w:val="24"/>
          <w:szCs w:val="24"/>
          <w:u w:val="single"/>
        </w:rPr>
        <w:lastRenderedPageBreak/>
        <w:t>Assurer la robustesse opérationnelle (erreurs réseau, timeouts, scénarios extrêmes) et livrer la documentation (guides, diagrammes, exemples).</w:t>
      </w:r>
    </w:p>
    <w:p w14:paraId="1272F500" w14:textId="2D24B9DC" w:rsidR="00C0765B" w:rsidRPr="00C0765B" w:rsidRDefault="00C0765B" w:rsidP="00FC3E54">
      <w:pPr>
        <w:pStyle w:val="Paragraphedeliste"/>
        <w:numPr>
          <w:ilvl w:val="0"/>
          <w:numId w:val="90"/>
        </w:numPr>
        <w:rPr>
          <w:rFonts w:ascii="Times New Roman" w:hAnsi="Times New Roman" w:cs="Times New Roman"/>
          <w:sz w:val="24"/>
          <w:szCs w:val="24"/>
          <w:u w:val="single"/>
        </w:rPr>
      </w:pPr>
      <w:r w:rsidRPr="00C0765B">
        <w:rPr>
          <w:rFonts w:ascii="Times New Roman" w:hAnsi="Times New Roman" w:cs="Times New Roman"/>
          <w:sz w:val="24"/>
          <w:szCs w:val="24"/>
          <w:u w:val="single"/>
        </w:rPr>
        <w:t>Etat de l’art des solutions existantes et contraintes fixées par la structure d’accueil</w:t>
      </w:r>
    </w:p>
    <w:p w14:paraId="72FF4BBB" w14:textId="43FC5BDE" w:rsidR="00233024" w:rsidRPr="007B6E1D" w:rsidRDefault="00C0765B" w:rsidP="00FC3E54">
      <w:pPr>
        <w:pStyle w:val="Paragraphedeliste"/>
        <w:numPr>
          <w:ilvl w:val="0"/>
          <w:numId w:val="90"/>
        </w:numPr>
        <w:rPr>
          <w:rFonts w:ascii="Times New Roman" w:hAnsi="Times New Roman" w:cs="Times New Roman"/>
          <w:sz w:val="24"/>
          <w:szCs w:val="24"/>
          <w:u w:val="single"/>
        </w:rPr>
      </w:pPr>
      <w:r w:rsidRPr="00C0765B">
        <w:rPr>
          <w:rFonts w:ascii="Times New Roman" w:hAnsi="Times New Roman" w:cs="Times New Roman"/>
          <w:sz w:val="24"/>
          <w:szCs w:val="24"/>
          <w:u w:val="single"/>
        </w:rPr>
        <w:t xml:space="preserve">Solution découlant choisie </w:t>
      </w:r>
      <w:r w:rsidR="00233024" w:rsidRPr="007B6E1D">
        <w:rPr>
          <w:rFonts w:ascii="Times New Roman" w:hAnsi="Times New Roman" w:cs="Times New Roman"/>
          <w:sz w:val="24"/>
          <w:szCs w:val="24"/>
        </w:rPr>
        <w:tab/>
        <w:t xml:space="preserve">      </w:t>
      </w:r>
    </w:p>
    <w:p w14:paraId="47093BFF" w14:textId="435D3B0D" w:rsidR="00233024" w:rsidRDefault="00233024" w:rsidP="0012138C">
      <w:pPr>
        <w:spacing w:line="360" w:lineRule="auto"/>
        <w:jc w:val="both"/>
        <w:rPr>
          <w:rFonts w:ascii="Times New Roman" w:hAnsi="Times New Roman" w:cs="Times New Roman"/>
          <w:sz w:val="24"/>
          <w:szCs w:val="24"/>
        </w:rPr>
      </w:pPr>
    </w:p>
    <w:p w14:paraId="3610EFB7" w14:textId="782BFE4C" w:rsidR="009B0F10" w:rsidRPr="009B0F10" w:rsidRDefault="00E0472E" w:rsidP="009B0F10">
      <w:pPr>
        <w:pStyle w:val="Titre1"/>
      </w:pPr>
      <w:bookmarkStart w:id="10" w:name="_Toc210558631"/>
      <w:r>
        <w:t xml:space="preserve">CHAPITRE II : </w:t>
      </w:r>
      <w:r w:rsidR="009B0F10" w:rsidRPr="009B0F10">
        <w:t>ANALYSE DE LA PROBLEMATIQUE ET ELABORATION DE LA SOLUTION</w:t>
      </w:r>
      <w:bookmarkEnd w:id="10"/>
    </w:p>
    <w:p w14:paraId="51AD7051" w14:textId="166BF60C" w:rsidR="009B0F10" w:rsidRDefault="00D2222F" w:rsidP="009B0F10">
      <w:pPr>
        <w:pStyle w:val="Titre1"/>
      </w:pPr>
      <w:bookmarkStart w:id="11" w:name="_Toc210558632"/>
      <w:r>
        <w:t xml:space="preserve">II.1. </w:t>
      </w:r>
      <w:r w:rsidR="009B0F10">
        <w:t>Problème à résoudre</w:t>
      </w:r>
      <w:bookmarkEnd w:id="11"/>
    </w:p>
    <w:p w14:paraId="1E560A7C" w14:textId="423897BC" w:rsidR="009B0F10" w:rsidRPr="009B0F10" w:rsidRDefault="009B0F10" w:rsidP="009B0F10">
      <w:pPr>
        <w:rPr>
          <w:rFonts w:ascii="Times New Roman" w:hAnsi="Times New Roman" w:cs="Times New Roman"/>
          <w:sz w:val="24"/>
          <w:szCs w:val="24"/>
        </w:rPr>
      </w:pPr>
      <w:r>
        <w:rPr>
          <w:rFonts w:ascii="Times New Roman" w:hAnsi="Times New Roman" w:cs="Times New Roman"/>
          <w:sz w:val="24"/>
          <w:szCs w:val="24"/>
        </w:rPr>
        <w:t xml:space="preserve">Notre entreprise dispose déjà de divers outils hétérogènes pour l’étude et l’installation de </w:t>
      </w:r>
      <w:r w:rsidR="002F073F">
        <w:rPr>
          <w:rFonts w:ascii="Times New Roman" w:hAnsi="Times New Roman" w:cs="Times New Roman"/>
          <w:sz w:val="24"/>
          <w:szCs w:val="24"/>
        </w:rPr>
        <w:t>panneaux</w:t>
      </w:r>
      <w:r>
        <w:rPr>
          <w:rFonts w:ascii="Times New Roman" w:hAnsi="Times New Roman" w:cs="Times New Roman"/>
          <w:sz w:val="24"/>
          <w:szCs w:val="24"/>
        </w:rPr>
        <w:t xml:space="preserve"> </w:t>
      </w:r>
      <w:proofErr w:type="spellStart"/>
      <w:r>
        <w:rPr>
          <w:rFonts w:ascii="Times New Roman" w:hAnsi="Times New Roman" w:cs="Times New Roman"/>
          <w:sz w:val="24"/>
          <w:szCs w:val="24"/>
        </w:rPr>
        <w:t>photovoltaiques</w:t>
      </w:r>
      <w:proofErr w:type="spellEnd"/>
      <w:r>
        <w:rPr>
          <w:rFonts w:ascii="Times New Roman" w:hAnsi="Times New Roman" w:cs="Times New Roman"/>
          <w:sz w:val="24"/>
          <w:szCs w:val="24"/>
        </w:rPr>
        <w:t xml:space="preserve">. </w:t>
      </w:r>
      <w:r w:rsidR="002F073F">
        <w:rPr>
          <w:rFonts w:ascii="Times New Roman" w:hAnsi="Times New Roman" w:cs="Times New Roman"/>
          <w:sz w:val="24"/>
          <w:szCs w:val="24"/>
        </w:rPr>
        <w:t xml:space="preserve">En particulier pour l’estimation de production et l’estimation </w:t>
      </w:r>
      <w:proofErr w:type="gramStart"/>
      <w:r w:rsidR="002F073F">
        <w:rPr>
          <w:rFonts w:ascii="Times New Roman" w:hAnsi="Times New Roman" w:cs="Times New Roman"/>
          <w:sz w:val="24"/>
          <w:szCs w:val="24"/>
        </w:rPr>
        <w:t>financière,  l’on</w:t>
      </w:r>
      <w:proofErr w:type="gramEnd"/>
      <w:r w:rsidR="002F073F">
        <w:rPr>
          <w:rFonts w:ascii="Times New Roman" w:hAnsi="Times New Roman" w:cs="Times New Roman"/>
          <w:sz w:val="24"/>
          <w:szCs w:val="24"/>
        </w:rPr>
        <w:t xml:space="preserve"> utilisait </w:t>
      </w:r>
      <w:r>
        <w:rPr>
          <w:rFonts w:ascii="Times New Roman" w:hAnsi="Times New Roman" w:cs="Times New Roman"/>
          <w:sz w:val="24"/>
          <w:szCs w:val="24"/>
        </w:rPr>
        <w:t>PVGIS</w:t>
      </w:r>
      <w:r w:rsidR="002F073F">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AutoCalSol</w:t>
      </w:r>
      <w:proofErr w:type="spellEnd"/>
      <w:r>
        <w:rPr>
          <w:rFonts w:ascii="Times New Roman" w:hAnsi="Times New Roman" w:cs="Times New Roman"/>
          <w:sz w:val="24"/>
          <w:szCs w:val="24"/>
        </w:rPr>
        <w:t xml:space="preserve">, Microsoft Word, Microsoft Excel, etc. La pluralité et la non-centralisation de ces </w:t>
      </w:r>
      <w:r w:rsidR="002F073F">
        <w:rPr>
          <w:rFonts w:ascii="Times New Roman" w:hAnsi="Times New Roman" w:cs="Times New Roman"/>
          <w:sz w:val="24"/>
          <w:szCs w:val="24"/>
        </w:rPr>
        <w:t>services</w:t>
      </w:r>
      <w:r>
        <w:rPr>
          <w:rFonts w:ascii="Times New Roman" w:hAnsi="Times New Roman" w:cs="Times New Roman"/>
          <w:sz w:val="24"/>
          <w:szCs w:val="24"/>
        </w:rPr>
        <w:t xml:space="preserve"> transforme les études </w:t>
      </w:r>
      <w:proofErr w:type="spellStart"/>
      <w:r>
        <w:rPr>
          <w:rFonts w:ascii="Times New Roman" w:hAnsi="Times New Roman" w:cs="Times New Roman"/>
          <w:sz w:val="24"/>
          <w:szCs w:val="24"/>
        </w:rPr>
        <w:t>photovoltaiques</w:t>
      </w:r>
      <w:proofErr w:type="spellEnd"/>
      <w:r>
        <w:rPr>
          <w:rFonts w:ascii="Times New Roman" w:hAnsi="Times New Roman" w:cs="Times New Roman"/>
          <w:sz w:val="24"/>
          <w:szCs w:val="24"/>
        </w:rPr>
        <w:t xml:space="preserve"> pour un seul client en une tache fastidieuse</w:t>
      </w:r>
      <w:r w:rsidR="002F073F">
        <w:rPr>
          <w:rFonts w:ascii="Times New Roman" w:hAnsi="Times New Roman" w:cs="Times New Roman"/>
          <w:sz w:val="24"/>
          <w:szCs w:val="24"/>
        </w:rPr>
        <w:t xml:space="preserve"> et chronophage.</w:t>
      </w:r>
      <w:r>
        <w:rPr>
          <w:rFonts w:ascii="Times New Roman" w:hAnsi="Times New Roman" w:cs="Times New Roman"/>
          <w:sz w:val="24"/>
          <w:szCs w:val="24"/>
        </w:rPr>
        <w:t xml:space="preserve"> Le problème à résoudre ici est de trouver un moyen de centraliser les services d’estimation de production et d’estimation financière dans </w:t>
      </w:r>
      <w:r w:rsidR="002F073F">
        <w:rPr>
          <w:rFonts w:ascii="Times New Roman" w:hAnsi="Times New Roman" w:cs="Times New Roman"/>
          <w:sz w:val="24"/>
          <w:szCs w:val="24"/>
        </w:rPr>
        <w:t xml:space="preserve">une meme </w:t>
      </w:r>
      <w:r>
        <w:rPr>
          <w:rFonts w:ascii="Times New Roman" w:hAnsi="Times New Roman" w:cs="Times New Roman"/>
          <w:sz w:val="24"/>
          <w:szCs w:val="24"/>
        </w:rPr>
        <w:t>application interne</w:t>
      </w:r>
      <w:r w:rsidR="00E6527D">
        <w:rPr>
          <w:rFonts w:ascii="Times New Roman" w:hAnsi="Times New Roman" w:cs="Times New Roman"/>
          <w:sz w:val="24"/>
          <w:szCs w:val="24"/>
        </w:rPr>
        <w:t xml:space="preserve"> tout en réduisant le temps d’étude </w:t>
      </w:r>
      <w:proofErr w:type="spellStart"/>
      <w:r w:rsidR="00E6527D">
        <w:rPr>
          <w:rFonts w:ascii="Times New Roman" w:hAnsi="Times New Roman" w:cs="Times New Roman"/>
          <w:sz w:val="24"/>
          <w:szCs w:val="24"/>
        </w:rPr>
        <w:t>photovoltaique</w:t>
      </w:r>
      <w:proofErr w:type="spellEnd"/>
      <w:r w:rsidR="00E6527D">
        <w:rPr>
          <w:rFonts w:ascii="Times New Roman" w:hAnsi="Times New Roman" w:cs="Times New Roman"/>
          <w:sz w:val="24"/>
          <w:szCs w:val="24"/>
        </w:rPr>
        <w:t xml:space="preserve"> pour chaque client</w:t>
      </w:r>
      <w:r>
        <w:rPr>
          <w:rFonts w:ascii="Times New Roman" w:hAnsi="Times New Roman" w:cs="Times New Roman"/>
          <w:sz w:val="24"/>
          <w:szCs w:val="24"/>
        </w:rPr>
        <w:t xml:space="preserve">.  </w:t>
      </w:r>
    </w:p>
    <w:p w14:paraId="47A6DD90" w14:textId="03080459" w:rsidR="009B0F10" w:rsidRDefault="009B0F10" w:rsidP="009B0F10">
      <w:pPr>
        <w:pStyle w:val="Titre1"/>
      </w:pPr>
      <w:bookmarkStart w:id="12" w:name="_Toc210558633"/>
      <w:r>
        <w:t>II.</w:t>
      </w:r>
      <w:r w:rsidR="00E6527D">
        <w:t>2</w:t>
      </w:r>
      <w:r>
        <w:t xml:space="preserve">. </w:t>
      </w:r>
      <w:r w:rsidR="00A84370">
        <w:t>Etat de l’art et contraintes fixées par l’entreprise</w:t>
      </w:r>
      <w:bookmarkEnd w:id="12"/>
    </w:p>
    <w:p w14:paraId="79388798" w14:textId="2E6A55ED" w:rsidR="00D34819" w:rsidRPr="00D34819" w:rsidRDefault="00D34819" w:rsidP="00D34819">
      <w:pPr>
        <w:rPr>
          <w:lang w:eastAsia="fr-FR"/>
        </w:rPr>
      </w:pPr>
      <w:r>
        <w:rPr>
          <w:lang w:eastAsia="fr-FR"/>
        </w:rPr>
        <w:t>Dans cette partie, nous allon</w:t>
      </w:r>
      <w:r w:rsidR="007B6E1D">
        <w:rPr>
          <w:lang w:eastAsia="fr-FR"/>
        </w:rPr>
        <w:t>s</w:t>
      </w:r>
      <w:r>
        <w:rPr>
          <w:lang w:eastAsia="fr-FR"/>
        </w:rPr>
        <w:t xml:space="preserve"> étudi</w:t>
      </w:r>
      <w:r w:rsidR="007B6E1D">
        <w:rPr>
          <w:lang w:eastAsia="fr-FR"/>
        </w:rPr>
        <w:t>er</w:t>
      </w:r>
      <w:r>
        <w:rPr>
          <w:lang w:eastAsia="fr-FR"/>
        </w:rPr>
        <w:t xml:space="preserve"> les processus et solutions ut</w:t>
      </w:r>
      <w:r w:rsidR="007B6E1D">
        <w:rPr>
          <w:lang w:eastAsia="fr-FR"/>
        </w:rPr>
        <w:t>i</w:t>
      </w:r>
      <w:r>
        <w:rPr>
          <w:lang w:eastAsia="fr-FR"/>
        </w:rPr>
        <w:t>lisée</w:t>
      </w:r>
      <w:r w:rsidR="007B6E1D">
        <w:rPr>
          <w:lang w:eastAsia="fr-FR"/>
        </w:rPr>
        <w:t>s</w:t>
      </w:r>
      <w:r>
        <w:rPr>
          <w:lang w:eastAsia="fr-FR"/>
        </w:rPr>
        <w:t xml:space="preserve"> par</w:t>
      </w:r>
      <w:r w:rsidR="007B6E1D">
        <w:rPr>
          <w:lang w:eastAsia="fr-FR"/>
        </w:rPr>
        <w:t xml:space="preserve"> </w:t>
      </w:r>
      <w:proofErr w:type="spellStart"/>
      <w:r w:rsidR="007B6E1D">
        <w:rPr>
          <w:lang w:eastAsia="fr-FR"/>
        </w:rPr>
        <w:t>E-Aubonne</w:t>
      </w:r>
      <w:proofErr w:type="spellEnd"/>
      <w:r w:rsidR="007B6E1D">
        <w:rPr>
          <w:lang w:eastAsia="fr-FR"/>
        </w:rPr>
        <w:t xml:space="preserve"> jusqu’à présent pour </w:t>
      </w:r>
      <w:r w:rsidR="00E6527D">
        <w:rPr>
          <w:lang w:eastAsia="fr-FR"/>
        </w:rPr>
        <w:t>résoudre le problème posé ci-dessus (</w:t>
      </w:r>
      <w:r w:rsidR="002F073F">
        <w:rPr>
          <w:lang w:eastAsia="fr-FR"/>
        </w:rPr>
        <w:t>effectuer</w:t>
      </w:r>
      <w:r w:rsidR="007B6E1D">
        <w:rPr>
          <w:lang w:eastAsia="fr-FR"/>
        </w:rPr>
        <w:t xml:space="preserve"> les taches d’estimation de production et d’estimation financière</w:t>
      </w:r>
      <w:r w:rsidR="00E6527D">
        <w:rPr>
          <w:lang w:eastAsia="fr-FR"/>
        </w:rPr>
        <w:t>)</w:t>
      </w:r>
      <w:r w:rsidR="007B6E1D">
        <w:rPr>
          <w:lang w:eastAsia="fr-FR"/>
        </w:rPr>
        <w:t>.</w:t>
      </w:r>
    </w:p>
    <w:p w14:paraId="5DC2B895" w14:textId="16FD197C" w:rsidR="00A84370" w:rsidRDefault="00A84370" w:rsidP="00A84370">
      <w:pPr>
        <w:pStyle w:val="Titre3"/>
      </w:pPr>
      <w:bookmarkStart w:id="13" w:name="_Toc210558634"/>
      <w:r w:rsidRPr="00FC6E65">
        <w:t>II.</w:t>
      </w:r>
      <w:r>
        <w:t> </w:t>
      </w:r>
      <w:r w:rsidR="00E6527D">
        <w:t>2</w:t>
      </w:r>
      <w:r w:rsidRPr="00FC6E65">
        <w:t>.1.</w:t>
      </w:r>
      <w:r w:rsidRPr="00FC6E65">
        <w:tab/>
      </w:r>
      <w:r>
        <w:t xml:space="preserve"> </w:t>
      </w:r>
      <w:r w:rsidR="00D34819">
        <w:t>Description de l’existant</w:t>
      </w:r>
      <w:bookmarkEnd w:id="13"/>
    </w:p>
    <w:p w14:paraId="681C9A18" w14:textId="38F30DDB" w:rsidR="007B6E1D" w:rsidRPr="007B6E1D" w:rsidRDefault="002F073F" w:rsidP="007B6E1D">
      <w:pPr>
        <w:rPr>
          <w:lang w:eastAsia="fr-FR"/>
        </w:rPr>
      </w:pPr>
      <w:r>
        <w:rPr>
          <w:lang w:eastAsia="fr-FR"/>
        </w:rPr>
        <w:t>Jusqu’à présent, les estimation</w:t>
      </w:r>
      <w:r w:rsidR="007F1635">
        <w:rPr>
          <w:lang w:eastAsia="fr-FR"/>
        </w:rPr>
        <w:t>s</w:t>
      </w:r>
      <w:r>
        <w:rPr>
          <w:lang w:eastAsia="fr-FR"/>
        </w:rPr>
        <w:t xml:space="preserve"> de production </w:t>
      </w:r>
      <w:proofErr w:type="spellStart"/>
      <w:r w:rsidR="001F54C3">
        <w:rPr>
          <w:lang w:eastAsia="fr-FR"/>
        </w:rPr>
        <w:t>énergetiques</w:t>
      </w:r>
      <w:proofErr w:type="spellEnd"/>
      <w:r w:rsidR="001F54C3">
        <w:rPr>
          <w:lang w:eastAsia="fr-FR"/>
        </w:rPr>
        <w:t xml:space="preserve"> </w:t>
      </w:r>
      <w:proofErr w:type="spellStart"/>
      <w:r>
        <w:rPr>
          <w:lang w:eastAsia="fr-FR"/>
        </w:rPr>
        <w:t>photovoltaiques</w:t>
      </w:r>
      <w:proofErr w:type="spellEnd"/>
      <w:r>
        <w:rPr>
          <w:lang w:eastAsia="fr-FR"/>
        </w:rPr>
        <w:t xml:space="preserve"> étaient réalisées via le site PVGIS, pour les projets qui </w:t>
      </w:r>
      <w:proofErr w:type="spellStart"/>
      <w:r>
        <w:rPr>
          <w:lang w:eastAsia="fr-FR"/>
        </w:rPr>
        <w:t>nécéssitaient</w:t>
      </w:r>
      <w:proofErr w:type="spellEnd"/>
      <w:r>
        <w:rPr>
          <w:lang w:eastAsia="fr-FR"/>
        </w:rPr>
        <w:t xml:space="preserve"> </w:t>
      </w:r>
      <w:proofErr w:type="spellStart"/>
      <w:r>
        <w:rPr>
          <w:lang w:eastAsia="fr-FR"/>
        </w:rPr>
        <w:t>qussi</w:t>
      </w:r>
      <w:proofErr w:type="spellEnd"/>
      <w:r>
        <w:rPr>
          <w:lang w:eastAsia="fr-FR"/>
        </w:rPr>
        <w:t xml:space="preserve"> une estimation financière on utilisait </w:t>
      </w:r>
      <w:proofErr w:type="spellStart"/>
      <w:r>
        <w:rPr>
          <w:lang w:eastAsia="fr-FR"/>
        </w:rPr>
        <w:t>AutoCalSol</w:t>
      </w:r>
      <w:proofErr w:type="spellEnd"/>
      <w:r w:rsidR="007F1635">
        <w:rPr>
          <w:lang w:eastAsia="fr-FR"/>
        </w:rPr>
        <w:t xml:space="preserve">. </w:t>
      </w:r>
      <w:r w:rsidR="001F54C3">
        <w:rPr>
          <w:lang w:eastAsia="fr-FR"/>
        </w:rPr>
        <w:t xml:space="preserve">Par suite, nous présenterons brièvement les outils PVGIS, </w:t>
      </w:r>
      <w:proofErr w:type="spellStart"/>
      <w:r w:rsidR="001F54C3">
        <w:rPr>
          <w:lang w:eastAsia="fr-FR"/>
        </w:rPr>
        <w:t>AutoCalSol</w:t>
      </w:r>
      <w:proofErr w:type="spellEnd"/>
      <w:r w:rsidR="001F54C3">
        <w:rPr>
          <w:lang w:eastAsia="fr-FR"/>
        </w:rPr>
        <w:t xml:space="preserve"> ainsi que leur </w:t>
      </w:r>
      <w:proofErr w:type="spellStart"/>
      <w:r w:rsidR="001F54C3">
        <w:rPr>
          <w:lang w:eastAsia="fr-FR"/>
        </w:rPr>
        <w:t>role</w:t>
      </w:r>
      <w:proofErr w:type="spellEnd"/>
      <w:r w:rsidR="001F54C3">
        <w:rPr>
          <w:lang w:eastAsia="fr-FR"/>
        </w:rPr>
        <w:t xml:space="preserve"> dans le processus de prévision de la production (d’énergie) des systèmes </w:t>
      </w:r>
      <w:proofErr w:type="spellStart"/>
      <w:r w:rsidR="001F54C3">
        <w:rPr>
          <w:lang w:eastAsia="fr-FR"/>
        </w:rPr>
        <w:t>photovoltaiques</w:t>
      </w:r>
      <w:proofErr w:type="spellEnd"/>
      <w:r w:rsidR="001F54C3">
        <w:rPr>
          <w:lang w:eastAsia="fr-FR"/>
        </w:rPr>
        <w:t xml:space="preserve"> que l’on souhaite concevoir pour un client donné.</w:t>
      </w:r>
    </w:p>
    <w:p w14:paraId="6CB5A68D" w14:textId="2889D8CB" w:rsidR="007B6E1D" w:rsidRDefault="007B6E1D" w:rsidP="007B6E1D">
      <w:pPr>
        <w:pStyle w:val="Titre4"/>
      </w:pPr>
      <w:r>
        <w:t>II. </w:t>
      </w:r>
      <w:r w:rsidR="00E6527D">
        <w:t>2</w:t>
      </w:r>
      <w:r>
        <w:t xml:space="preserve">.1.1. </w:t>
      </w:r>
      <w:r w:rsidR="001F54C3">
        <w:t>Outils utilisés</w:t>
      </w:r>
    </w:p>
    <w:p w14:paraId="589B5249" w14:textId="00A589AF" w:rsidR="001F54C3" w:rsidRDefault="001F54C3" w:rsidP="00FC3E54">
      <w:pPr>
        <w:pStyle w:val="Paragraphedeliste"/>
        <w:numPr>
          <w:ilvl w:val="0"/>
          <w:numId w:val="87"/>
        </w:numPr>
        <w:rPr>
          <w:lang w:eastAsia="fr-FR"/>
        </w:rPr>
      </w:pPr>
      <w:r>
        <w:rPr>
          <w:lang w:eastAsia="fr-FR"/>
        </w:rPr>
        <w:t>PVGIS</w:t>
      </w:r>
      <w:r w:rsidR="003E6E3C" w:rsidRPr="003E6E3C">
        <w:t xml:space="preserve"> </w:t>
      </w:r>
      <w:r w:rsidR="003E6E3C" w:rsidRPr="003E6E3C">
        <w:rPr>
          <w:lang w:eastAsia="fr-FR"/>
        </w:rPr>
        <w:t>(</w:t>
      </w:r>
      <w:proofErr w:type="spellStart"/>
      <w:r w:rsidR="003E6E3C" w:rsidRPr="003E6E3C">
        <w:rPr>
          <w:lang w:eastAsia="fr-FR"/>
        </w:rPr>
        <w:t>Photovoltaic</w:t>
      </w:r>
      <w:proofErr w:type="spellEnd"/>
      <w:r w:rsidR="003E6E3C" w:rsidRPr="003E6E3C">
        <w:rPr>
          <w:lang w:eastAsia="fr-FR"/>
        </w:rPr>
        <w:t xml:space="preserve"> </w:t>
      </w:r>
      <w:proofErr w:type="spellStart"/>
      <w:r w:rsidR="003E6E3C" w:rsidRPr="003E6E3C">
        <w:rPr>
          <w:lang w:eastAsia="fr-FR"/>
        </w:rPr>
        <w:t>Geographical</w:t>
      </w:r>
      <w:proofErr w:type="spellEnd"/>
      <w:r w:rsidR="003E6E3C" w:rsidRPr="003E6E3C">
        <w:rPr>
          <w:lang w:eastAsia="fr-FR"/>
        </w:rPr>
        <w:t xml:space="preserve"> Information System)</w:t>
      </w:r>
    </w:p>
    <w:p w14:paraId="74D0EA93" w14:textId="36CF56BF" w:rsidR="003E6E3C" w:rsidRDefault="003E6E3C" w:rsidP="003E6E3C">
      <w:pPr>
        <w:pStyle w:val="NormalWeb"/>
      </w:pPr>
      <w:r>
        <w:t xml:space="preserve">Développé par le </w:t>
      </w:r>
      <w:r>
        <w:rPr>
          <w:rStyle w:val="lev"/>
        </w:rPr>
        <w:t>Centre Commun de Recherche de la Commission Européenne</w:t>
      </w:r>
      <w:r>
        <w:t>, PVGIS est un outil en ligne permettant :</w:t>
      </w:r>
    </w:p>
    <w:p w14:paraId="0DC3FC0C" w14:textId="63BFF468" w:rsidR="003E6E3C" w:rsidRPr="003E6E3C" w:rsidRDefault="009C6758" w:rsidP="00FC3E54">
      <w:pPr>
        <w:pStyle w:val="NormalWeb"/>
        <w:numPr>
          <w:ilvl w:val="0"/>
          <w:numId w:val="92"/>
        </w:numPr>
      </w:pPr>
      <w:r>
        <w:t>D</w:t>
      </w:r>
      <w:r w:rsidR="003E6E3C" w:rsidRPr="003E6E3C">
        <w:t xml:space="preserve">’estimer la </w:t>
      </w:r>
      <w:r w:rsidR="003E6E3C" w:rsidRPr="003E6E3C">
        <w:rPr>
          <w:rStyle w:val="lev"/>
        </w:rPr>
        <w:t>production d’énergie photovoltaïque</w:t>
      </w:r>
      <w:r w:rsidR="003E6E3C" w:rsidRPr="003E6E3C">
        <w:t xml:space="preserve"> d’un système, en tenant compte de la localisation géographique, de la météo et des caractéristiques techniques des panneaux ;</w:t>
      </w:r>
    </w:p>
    <w:p w14:paraId="32A9088A" w14:textId="3051AC86" w:rsidR="003E6E3C" w:rsidRPr="003E6E3C" w:rsidRDefault="009C6758" w:rsidP="00FC3E54">
      <w:pPr>
        <w:pStyle w:val="NormalWeb"/>
        <w:numPr>
          <w:ilvl w:val="0"/>
          <w:numId w:val="92"/>
        </w:numPr>
      </w:pPr>
      <w:r>
        <w:lastRenderedPageBreak/>
        <w:t>D</w:t>
      </w:r>
      <w:r w:rsidR="003E6E3C" w:rsidRPr="003E6E3C">
        <w:t xml:space="preserve">e réaliser des simulations pour différents types de systèmes : </w:t>
      </w:r>
      <w:r w:rsidR="003E6E3C" w:rsidRPr="003E6E3C">
        <w:rPr>
          <w:rStyle w:val="lev"/>
          <w:b w:val="0"/>
          <w:bCs w:val="0"/>
        </w:rPr>
        <w:t>couplés au réseau</w:t>
      </w:r>
      <w:r w:rsidR="00802C08">
        <w:rPr>
          <w:rStyle w:val="lev"/>
          <w:b w:val="0"/>
          <w:bCs w:val="0"/>
        </w:rPr>
        <w:t xml:space="preserve"> électrique</w:t>
      </w:r>
      <w:r w:rsidR="001D0F7E">
        <w:rPr>
          <w:rStyle w:val="lev"/>
          <w:b w:val="0"/>
          <w:bCs w:val="0"/>
        </w:rPr>
        <w:t xml:space="preserve"> (« </w:t>
      </w:r>
      <w:proofErr w:type="spellStart"/>
      <w:r w:rsidR="001D0F7E">
        <w:rPr>
          <w:rStyle w:val="lev"/>
          <w:b w:val="0"/>
          <w:bCs w:val="0"/>
        </w:rPr>
        <w:t>Grid</w:t>
      </w:r>
      <w:proofErr w:type="spellEnd"/>
      <w:r w:rsidR="001D0F7E">
        <w:rPr>
          <w:rStyle w:val="lev"/>
          <w:b w:val="0"/>
          <w:bCs w:val="0"/>
        </w:rPr>
        <w:t xml:space="preserve"> </w:t>
      </w:r>
      <w:proofErr w:type="spellStart"/>
      <w:r w:rsidR="001D0F7E">
        <w:rPr>
          <w:rStyle w:val="lev"/>
          <w:b w:val="0"/>
          <w:bCs w:val="0"/>
        </w:rPr>
        <w:t>conected</w:t>
      </w:r>
      <w:proofErr w:type="spellEnd"/>
      <w:r w:rsidR="001D0F7E">
        <w:rPr>
          <w:rStyle w:val="lev"/>
          <w:b w:val="0"/>
          <w:bCs w:val="0"/>
        </w:rPr>
        <w:t> »)</w:t>
      </w:r>
      <w:r w:rsidR="003E6E3C" w:rsidRPr="003E6E3C">
        <w:t xml:space="preserve">, </w:t>
      </w:r>
      <w:r w:rsidR="003E6E3C" w:rsidRPr="003E6E3C">
        <w:rPr>
          <w:rStyle w:val="lev"/>
          <w:b w:val="0"/>
          <w:bCs w:val="0"/>
        </w:rPr>
        <w:t>hors réseau</w:t>
      </w:r>
      <w:r w:rsidR="003E6E3C" w:rsidRPr="003E6E3C">
        <w:t xml:space="preserve"> </w:t>
      </w:r>
      <w:r w:rsidR="00802C08">
        <w:t>électrique</w:t>
      </w:r>
      <w:r w:rsidR="001D0F7E">
        <w:t xml:space="preserve"> (Off-</w:t>
      </w:r>
      <w:proofErr w:type="spellStart"/>
      <w:r w:rsidR="001D0F7E">
        <w:t>grid</w:t>
      </w:r>
      <w:proofErr w:type="spellEnd"/>
      <w:r w:rsidR="001D0F7E">
        <w:t>)</w:t>
      </w:r>
      <w:r w:rsidR="00802C08">
        <w:t xml:space="preserve"> </w:t>
      </w:r>
      <w:r w:rsidR="003E6E3C" w:rsidRPr="003E6E3C">
        <w:t xml:space="preserve">ou </w:t>
      </w:r>
      <w:proofErr w:type="gramStart"/>
      <w:r w:rsidR="003E6E3C" w:rsidRPr="003E6E3C">
        <w:rPr>
          <w:rStyle w:val="lev"/>
          <w:b w:val="0"/>
          <w:bCs w:val="0"/>
        </w:rPr>
        <w:t>suiveurs</w:t>
      </w:r>
      <w:r w:rsidR="001D0F7E">
        <w:rPr>
          <w:rStyle w:val="lev"/>
          <w:b w:val="0"/>
          <w:bCs w:val="0"/>
        </w:rPr>
        <w:t xml:space="preserve"> </w:t>
      </w:r>
      <w:r w:rsidR="003E6E3C" w:rsidRPr="003E6E3C">
        <w:rPr>
          <w:rStyle w:val="lev"/>
          <w:b w:val="0"/>
          <w:bCs w:val="0"/>
        </w:rPr>
        <w:t xml:space="preserve"> solaires</w:t>
      </w:r>
      <w:proofErr w:type="gramEnd"/>
      <w:r w:rsidR="00802C08">
        <w:rPr>
          <w:rStyle w:val="lev"/>
          <w:b w:val="0"/>
          <w:bCs w:val="0"/>
        </w:rPr>
        <w:t>(</w:t>
      </w:r>
      <w:proofErr w:type="spellStart"/>
      <w:r w:rsidR="00802C08">
        <w:rPr>
          <w:rStyle w:val="lev"/>
          <w:b w:val="0"/>
          <w:bCs w:val="0"/>
        </w:rPr>
        <w:t>chagent</w:t>
      </w:r>
      <w:proofErr w:type="spellEnd"/>
      <w:r w:rsidR="00802C08">
        <w:rPr>
          <w:rStyle w:val="lev"/>
          <w:b w:val="0"/>
          <w:bCs w:val="0"/>
        </w:rPr>
        <w:t xml:space="preserve"> d’inclinaison en fonction de la position du soleil)</w:t>
      </w:r>
      <w:r w:rsidR="003E6E3C" w:rsidRPr="003E6E3C">
        <w:t xml:space="preserve"> ;</w:t>
      </w:r>
    </w:p>
    <w:p w14:paraId="19B9681B" w14:textId="546074E0" w:rsidR="003E6E3C" w:rsidRPr="003E6E3C" w:rsidRDefault="009C6758" w:rsidP="00FC3E54">
      <w:pPr>
        <w:pStyle w:val="NormalWeb"/>
        <w:numPr>
          <w:ilvl w:val="0"/>
          <w:numId w:val="92"/>
        </w:numPr>
      </w:pPr>
      <w:r>
        <w:t>D</w:t>
      </w:r>
      <w:r w:rsidR="003E6E3C" w:rsidRPr="003E6E3C">
        <w:t xml:space="preserve">e fournir des résultats détaillés (production mensuelle, annuelle, histogrammes de l’état de charge, etc.) sous forme de </w:t>
      </w:r>
      <w:r w:rsidR="003E6E3C" w:rsidRPr="003E6E3C">
        <w:rPr>
          <w:rStyle w:val="lev"/>
          <w:b w:val="0"/>
          <w:bCs w:val="0"/>
        </w:rPr>
        <w:t>rapports, graphiques, CSV ou JSON</w:t>
      </w:r>
      <w:r w:rsidR="003E6E3C" w:rsidRPr="003E6E3C">
        <w:rPr>
          <w:b/>
          <w:bCs/>
        </w:rPr>
        <w:t xml:space="preserve"> </w:t>
      </w:r>
      <w:r w:rsidR="003E6E3C" w:rsidRPr="003E6E3C">
        <w:t>;</w:t>
      </w:r>
    </w:p>
    <w:p w14:paraId="78DBA2B4" w14:textId="406636F7" w:rsidR="003E6E3C" w:rsidRDefault="009C6758" w:rsidP="00FC3E54">
      <w:pPr>
        <w:pStyle w:val="NormalWeb"/>
        <w:numPr>
          <w:ilvl w:val="0"/>
          <w:numId w:val="92"/>
        </w:numPr>
      </w:pPr>
      <w:r>
        <w:t>D</w:t>
      </w:r>
      <w:r w:rsidR="003E6E3C" w:rsidRPr="003E6E3C">
        <w:t xml:space="preserve">’accéder à une </w:t>
      </w:r>
      <w:r w:rsidR="003E6E3C" w:rsidRPr="003E6E3C">
        <w:rPr>
          <w:rStyle w:val="lev"/>
        </w:rPr>
        <w:t>API</w:t>
      </w:r>
      <w:r w:rsidR="003E6E3C" w:rsidRPr="003E6E3C">
        <w:t xml:space="preserve"> pour automatiser les calculs dans des applications externes.</w:t>
      </w:r>
    </w:p>
    <w:p w14:paraId="4ACF927E" w14:textId="4B2B2CFE" w:rsidR="009C6758" w:rsidRPr="003E6E3C" w:rsidRDefault="009C6758" w:rsidP="009C6758">
      <w:pPr>
        <w:pStyle w:val="NormalWeb"/>
      </w:pPr>
      <w:r>
        <w:t xml:space="preserve">Le président de </w:t>
      </w:r>
      <w:proofErr w:type="spellStart"/>
      <w:r>
        <w:t>E-Aubonne</w:t>
      </w:r>
      <w:proofErr w:type="spellEnd"/>
      <w:r>
        <w:t xml:space="preserve"> utilise principalement cet outil de référence en Europe pour l’estimation de la production énergétiques des panneaux </w:t>
      </w:r>
      <w:proofErr w:type="spellStart"/>
      <w:r>
        <w:t>photovoltaiques</w:t>
      </w:r>
      <w:proofErr w:type="spellEnd"/>
      <w:r>
        <w:t xml:space="preserve"> dans plusieurs de ses projets. </w:t>
      </w:r>
      <w:r w:rsidR="0069027F">
        <w:t>On les utilise en particulier dans des clients demandant u</w:t>
      </w:r>
      <w:r w:rsidR="00802C08">
        <w:t xml:space="preserve">ne </w:t>
      </w:r>
      <w:proofErr w:type="spellStart"/>
      <w:r w:rsidR="00802C08">
        <w:t>coparaison</w:t>
      </w:r>
      <w:proofErr w:type="spellEnd"/>
      <w:r w:rsidR="00802C08">
        <w:t xml:space="preserve"> de production entre un système </w:t>
      </w:r>
      <w:r w:rsidR="0069027F">
        <w:t>cou</w:t>
      </w:r>
      <w:r w:rsidR="00802C08">
        <w:t>pl</w:t>
      </w:r>
      <w:r w:rsidR="0069027F">
        <w:t>é</w:t>
      </w:r>
      <w:r w:rsidR="00802C08">
        <w:t xml:space="preserve"> et un système hors réseau.</w:t>
      </w:r>
    </w:p>
    <w:p w14:paraId="4CE15C6E" w14:textId="63A62E84" w:rsidR="003E6E3C" w:rsidRDefault="009C6758" w:rsidP="00FC3E54">
      <w:pPr>
        <w:pStyle w:val="NormalWeb"/>
        <w:numPr>
          <w:ilvl w:val="0"/>
          <w:numId w:val="87"/>
        </w:numPr>
      </w:pPr>
      <w:proofErr w:type="spellStart"/>
      <w:r>
        <w:t>AutoCalSol</w:t>
      </w:r>
      <w:proofErr w:type="spellEnd"/>
    </w:p>
    <w:p w14:paraId="1F0A402C" w14:textId="76ECCFA7" w:rsidR="009C6758" w:rsidRDefault="009C6758" w:rsidP="009C6758">
      <w:pPr>
        <w:pStyle w:val="NormalWeb"/>
      </w:pPr>
      <w:r>
        <w:t>C’est un outil en ligne développé par l’</w:t>
      </w:r>
      <w:r>
        <w:rPr>
          <w:rStyle w:val="lev"/>
        </w:rPr>
        <w:t>INES (Institut National de l'Énergie Solaire, France)</w:t>
      </w:r>
      <w:r>
        <w:t xml:space="preserve"> et destiné à :</w:t>
      </w:r>
    </w:p>
    <w:p w14:paraId="674C9619" w14:textId="77A4704C" w:rsidR="009C6758" w:rsidRDefault="009C6758" w:rsidP="00FC3E54">
      <w:pPr>
        <w:pStyle w:val="NormalWeb"/>
        <w:numPr>
          <w:ilvl w:val="0"/>
          <w:numId w:val="93"/>
        </w:numPr>
      </w:pPr>
      <w:r>
        <w:t xml:space="preserve">Calculer la </w:t>
      </w:r>
      <w:r>
        <w:rPr>
          <w:rStyle w:val="lev"/>
        </w:rPr>
        <w:t>production d’énergie solaire photovoltaïque</w:t>
      </w:r>
      <w:r>
        <w:t xml:space="preserve"> pour une installation donnée en France et en Europe ;</w:t>
      </w:r>
    </w:p>
    <w:p w14:paraId="00272D2E" w14:textId="7B09CBE4" w:rsidR="009C6758" w:rsidRDefault="009C6758" w:rsidP="00FC3E54">
      <w:pPr>
        <w:pStyle w:val="NormalWeb"/>
        <w:numPr>
          <w:ilvl w:val="0"/>
          <w:numId w:val="93"/>
        </w:numPr>
      </w:pPr>
      <w:r>
        <w:t xml:space="preserve">Intégrer des données et hypothèses financières pour estimer la viabilité d’un système </w:t>
      </w:r>
      <w:proofErr w:type="spellStart"/>
      <w:r>
        <w:t>photovoltaique</w:t>
      </w:r>
      <w:proofErr w:type="spellEnd"/>
      <w:r>
        <w:t xml:space="preserve"> sur </w:t>
      </w:r>
      <w:proofErr w:type="gramStart"/>
      <w:r>
        <w:t>les court</w:t>
      </w:r>
      <w:proofErr w:type="gramEnd"/>
      <w:r>
        <w:t xml:space="preserve">, moyen et long </w:t>
      </w:r>
      <w:proofErr w:type="gramStart"/>
      <w:r>
        <w:t>termes;</w:t>
      </w:r>
      <w:proofErr w:type="gramEnd"/>
    </w:p>
    <w:p w14:paraId="79FCE6FE" w14:textId="431C1920" w:rsidR="009C6758" w:rsidRDefault="009C6758" w:rsidP="00FC3E54">
      <w:pPr>
        <w:pStyle w:val="NormalWeb"/>
        <w:numPr>
          <w:ilvl w:val="0"/>
          <w:numId w:val="93"/>
        </w:numPr>
      </w:pPr>
      <w:r>
        <w:t>Générer des rapports utiles aux bureaux d’études, installateurs et chercheurs.</w:t>
      </w:r>
    </w:p>
    <w:p w14:paraId="0E56CD64" w14:textId="5F6763F3" w:rsidR="00D34819" w:rsidRDefault="009C6758" w:rsidP="00802C08">
      <w:pPr>
        <w:pStyle w:val="NormalWeb"/>
      </w:pPr>
      <w:r>
        <w:t>Pour les clients qui de</w:t>
      </w:r>
      <w:r w:rsidR="00254748">
        <w:t xml:space="preserve">mandent des informations plus détaillées sur la rentabilité de l’installation de panneaux solaire, l’on utilise </w:t>
      </w:r>
      <w:proofErr w:type="spellStart"/>
      <w:r w:rsidR="00254748">
        <w:t>AutoCalSol</w:t>
      </w:r>
      <w:proofErr w:type="spellEnd"/>
      <w:r w:rsidR="00254748">
        <w:t xml:space="preserve"> (et non pas PVGIS) pour l’estimation de production et l’approximation de la rentabilité dans le temps du système </w:t>
      </w:r>
      <w:proofErr w:type="spellStart"/>
      <w:r w:rsidR="00254748">
        <w:t>photovoltaique</w:t>
      </w:r>
      <w:proofErr w:type="spellEnd"/>
      <w:r w:rsidR="00254748">
        <w:t>.</w:t>
      </w:r>
    </w:p>
    <w:p w14:paraId="5E2215A7" w14:textId="25D1E06B" w:rsidR="00802C08" w:rsidRDefault="00802C08" w:rsidP="00802C08">
      <w:pPr>
        <w:pStyle w:val="Titre4"/>
      </w:pPr>
      <w:r>
        <w:t>II. </w:t>
      </w:r>
      <w:r w:rsidR="00E6527D">
        <w:t>2</w:t>
      </w:r>
      <w:r>
        <w:t>.1.2. Processus actuel</w:t>
      </w:r>
    </w:p>
    <w:p w14:paraId="2B079D16" w14:textId="5746A677" w:rsidR="00802C08" w:rsidRDefault="00334116" w:rsidP="00802C08">
      <w:pPr>
        <w:pStyle w:val="NormalWeb"/>
      </w:pPr>
      <w:r>
        <w:t xml:space="preserve">Le processus </w:t>
      </w:r>
      <w:r w:rsidR="00301703">
        <w:t>actuel d</w:t>
      </w:r>
      <w:r w:rsidR="00110A36">
        <w:t xml:space="preserve">’estimation de production </w:t>
      </w:r>
      <w:proofErr w:type="spellStart"/>
      <w:r w:rsidR="00C90655">
        <w:t>energétique</w:t>
      </w:r>
      <w:proofErr w:type="spellEnd"/>
      <w:r w:rsidR="00C90655">
        <w:t xml:space="preserve"> des système </w:t>
      </w:r>
      <w:proofErr w:type="spellStart"/>
      <w:r w:rsidR="00C90655">
        <w:t>photovoltaiques</w:t>
      </w:r>
      <w:proofErr w:type="spellEnd"/>
      <w:r w:rsidR="00C90655">
        <w:t xml:space="preserve"> </w:t>
      </w:r>
      <w:r w:rsidR="00BD238C">
        <w:t>pour</w:t>
      </w:r>
      <w:r w:rsidR="00C90655">
        <w:t xml:space="preserve"> client donné </w:t>
      </w:r>
      <w:r w:rsidR="00BD238C">
        <w:t>d’</w:t>
      </w:r>
      <w:proofErr w:type="spellStart"/>
      <w:r w:rsidR="00BD238C">
        <w:t>E-Aubonne</w:t>
      </w:r>
      <w:proofErr w:type="spellEnd"/>
      <w:r w:rsidR="00BD238C">
        <w:t xml:space="preserve"> se fait comme suis :</w:t>
      </w:r>
    </w:p>
    <w:p w14:paraId="47496D29" w14:textId="49CC63BB" w:rsidR="00846D63" w:rsidRDefault="00846D63" w:rsidP="00846D63">
      <w:pPr>
        <w:pStyle w:val="NormalWeb"/>
      </w:pPr>
    </w:p>
    <w:p w14:paraId="7BCFCC39" w14:textId="0A585230" w:rsidR="00334E97" w:rsidRDefault="009351EC" w:rsidP="00B27432">
      <w:pPr>
        <w:pStyle w:val="NormalWeb"/>
        <w:numPr>
          <w:ilvl w:val="1"/>
          <w:numId w:val="98"/>
        </w:numPr>
      </w:pPr>
      <w:r>
        <w:t xml:space="preserve"> </w:t>
      </w:r>
      <w:r w:rsidR="00334E97">
        <w:t>Si l</w:t>
      </w:r>
      <w:r w:rsidR="001F39C8">
        <w:t>e</w:t>
      </w:r>
      <w:r w:rsidR="00334E97">
        <w:t xml:space="preserve"> système </w:t>
      </w:r>
      <w:proofErr w:type="spellStart"/>
      <w:r w:rsidR="001F39C8">
        <w:t>photovoltaique</w:t>
      </w:r>
      <w:proofErr w:type="spellEnd"/>
      <w:r w:rsidR="001F39C8">
        <w:t xml:space="preserve"> à e</w:t>
      </w:r>
      <w:r w:rsidR="003F5AC1">
        <w:t>s</w:t>
      </w:r>
      <w:r w:rsidR="001F39C8">
        <w:t xml:space="preserve">timer est de type </w:t>
      </w:r>
      <w:r w:rsidR="00DB2F9D">
        <w:t xml:space="preserve">couplé au réseau, on utilise l’outils </w:t>
      </w:r>
      <w:proofErr w:type="spellStart"/>
      <w:r w:rsidR="00DB2F9D">
        <w:t>AutoCalSo</w:t>
      </w:r>
      <w:r w:rsidR="003F5AC1">
        <w:t>l</w:t>
      </w:r>
      <w:proofErr w:type="spellEnd"/>
      <w:r w:rsidR="00D31DBE">
        <w:t> : car il permettra directement de faire l’estimation financière</w:t>
      </w:r>
      <w:r w:rsidR="000D56FA">
        <w:t xml:space="preserve"> après l’estimation de production</w:t>
      </w:r>
      <w:r w:rsidR="00D31DBE">
        <w:t>.</w:t>
      </w:r>
    </w:p>
    <w:p w14:paraId="0BCE22CF" w14:textId="750A3E1F" w:rsidR="00006420" w:rsidRDefault="005413FF" w:rsidP="00DD00B5">
      <w:pPr>
        <w:pStyle w:val="NormalWeb"/>
        <w:numPr>
          <w:ilvl w:val="2"/>
          <w:numId w:val="98"/>
        </w:numPr>
        <w:ind w:left="851"/>
      </w:pPr>
      <w:proofErr w:type="gramStart"/>
      <w:r>
        <w:t>On</w:t>
      </w:r>
      <w:proofErr w:type="gramEnd"/>
      <w:r>
        <w:t xml:space="preserve"> </w:t>
      </w:r>
      <w:proofErr w:type="spellStart"/>
      <w:r>
        <w:t>rempli</w:t>
      </w:r>
      <w:proofErr w:type="spellEnd"/>
      <w:r>
        <w:t xml:space="preserve"> les données </w:t>
      </w:r>
      <w:r w:rsidR="004C4381">
        <w:t xml:space="preserve">d’estimation </w:t>
      </w:r>
      <w:r w:rsidR="00FC331A">
        <w:t>de production</w:t>
      </w:r>
      <w:r w:rsidR="00DD00B5">
        <w:t xml:space="preserve">, puis les données financières (prix du </w:t>
      </w:r>
      <w:proofErr w:type="spellStart"/>
      <w:r w:rsidR="00DD00B5">
        <w:t>KiloWatt</w:t>
      </w:r>
      <w:proofErr w:type="spellEnd"/>
      <w:r w:rsidR="00DD00B5">
        <w:t xml:space="preserve">, </w:t>
      </w:r>
      <w:proofErr w:type="spellStart"/>
      <w:r w:rsidR="00DD00B5">
        <w:t>Investissemnt</w:t>
      </w:r>
      <w:proofErr w:type="spellEnd"/>
      <w:r w:rsidR="00DD00B5">
        <w:t xml:space="preserve"> de </w:t>
      </w:r>
      <w:proofErr w:type="spellStart"/>
      <w:r w:rsidR="00DD00B5">
        <w:t>depart</w:t>
      </w:r>
      <w:proofErr w:type="spellEnd"/>
      <w:r w:rsidR="00DD00B5">
        <w:t xml:space="preserve">, </w:t>
      </w:r>
      <w:proofErr w:type="gramStart"/>
      <w:r w:rsidR="00DD00B5">
        <w:t>… )</w:t>
      </w:r>
      <w:proofErr w:type="gramEnd"/>
      <w:r w:rsidR="00FC331A">
        <w:t xml:space="preserve"> </w:t>
      </w:r>
      <w:r w:rsidR="000776BB">
        <w:t>du système de notre client</w:t>
      </w:r>
      <w:r>
        <w:t xml:space="preserve"> dans </w:t>
      </w:r>
      <w:r w:rsidR="000776BB">
        <w:t xml:space="preserve">les formulaires </w:t>
      </w:r>
      <w:proofErr w:type="spellStart"/>
      <w:r>
        <w:t>A</w:t>
      </w:r>
      <w:r w:rsidR="00D96F2A">
        <w:t>utoC</w:t>
      </w:r>
      <w:r w:rsidR="000776BB">
        <w:t>alSol</w:t>
      </w:r>
      <w:proofErr w:type="spellEnd"/>
    </w:p>
    <w:p w14:paraId="0589F8F0" w14:textId="7A85B153" w:rsidR="00BD7D37" w:rsidRDefault="00BD7D37" w:rsidP="00DD00B5">
      <w:pPr>
        <w:pStyle w:val="NormalWeb"/>
        <w:numPr>
          <w:ilvl w:val="2"/>
          <w:numId w:val="98"/>
        </w:numPr>
        <w:ind w:left="851"/>
      </w:pPr>
      <w:r>
        <w:t xml:space="preserve">On exporte ensuite en </w:t>
      </w:r>
      <w:proofErr w:type="spellStart"/>
      <w:r>
        <w:t>pdf</w:t>
      </w:r>
      <w:proofErr w:type="spellEnd"/>
      <w:r>
        <w:t xml:space="preserve"> et csv les </w:t>
      </w:r>
      <w:proofErr w:type="spellStart"/>
      <w:r>
        <w:t>resultats</w:t>
      </w:r>
      <w:proofErr w:type="spellEnd"/>
      <w:r>
        <w:t xml:space="preserve"> d’estimation de production et </w:t>
      </w:r>
      <w:proofErr w:type="spellStart"/>
      <w:r>
        <w:t>fianncière</w:t>
      </w:r>
      <w:proofErr w:type="spellEnd"/>
      <w:r>
        <w:t xml:space="preserve"> fournis par </w:t>
      </w:r>
      <w:proofErr w:type="spellStart"/>
      <w:r>
        <w:t>AutoCalSol</w:t>
      </w:r>
      <w:proofErr w:type="spellEnd"/>
    </w:p>
    <w:p w14:paraId="098781AB" w14:textId="46B223BD" w:rsidR="00DD00B5" w:rsidRDefault="00FC331A" w:rsidP="00DD00B5">
      <w:pPr>
        <w:pStyle w:val="NormalWeb"/>
        <w:numPr>
          <w:ilvl w:val="2"/>
          <w:numId w:val="98"/>
        </w:numPr>
        <w:ind w:left="851"/>
      </w:pPr>
      <w:r>
        <w:t>Enfin, o</w:t>
      </w:r>
      <w:r w:rsidR="002E315C">
        <w:t>n rassemble le</w:t>
      </w:r>
      <w:r w:rsidR="00835FB8">
        <w:t>s</w:t>
      </w:r>
      <w:r w:rsidR="002E315C">
        <w:t xml:space="preserve"> </w:t>
      </w:r>
      <w:proofErr w:type="spellStart"/>
      <w:r w:rsidR="00DA4294">
        <w:t>resul</w:t>
      </w:r>
      <w:r w:rsidR="00835FB8">
        <w:t>t</w:t>
      </w:r>
      <w:r w:rsidR="00DA4294">
        <w:t>ats</w:t>
      </w:r>
      <w:proofErr w:type="spellEnd"/>
      <w:r w:rsidR="00835FB8">
        <w:t xml:space="preserve"> </w:t>
      </w:r>
      <w:proofErr w:type="spellStart"/>
      <w:r w:rsidR="001C7DB2">
        <w:t>manuellent</w:t>
      </w:r>
      <w:proofErr w:type="spellEnd"/>
      <w:r w:rsidR="001C7DB2">
        <w:t xml:space="preserve"> dans Word et Excel pour fournir un rapport au client. Ce rapport contient les estimation</w:t>
      </w:r>
      <w:r w:rsidR="00E92A2F">
        <w:t>s</w:t>
      </w:r>
      <w:r w:rsidR="001C7DB2">
        <w:t xml:space="preserve"> de production </w:t>
      </w:r>
      <w:proofErr w:type="spellStart"/>
      <w:r w:rsidR="001C7DB2">
        <w:t>d’energie</w:t>
      </w:r>
      <w:proofErr w:type="spellEnd"/>
      <w:r w:rsidR="001C7DB2">
        <w:t xml:space="preserve"> du </w:t>
      </w:r>
      <w:proofErr w:type="spellStart"/>
      <w:r w:rsidR="001C7DB2">
        <w:t>sytème</w:t>
      </w:r>
      <w:proofErr w:type="spellEnd"/>
      <w:r w:rsidR="001C7DB2">
        <w:t xml:space="preserve"> </w:t>
      </w:r>
      <w:proofErr w:type="spellStart"/>
      <w:r w:rsidR="00612279">
        <w:t>photovoltaique</w:t>
      </w:r>
      <w:proofErr w:type="spellEnd"/>
      <w:r w:rsidR="00612279">
        <w:t xml:space="preserve"> du client sur quelques années en plus de graphes financiers qui montrent à partir de combien d’années le système sera </w:t>
      </w:r>
      <w:r w:rsidR="003B0F73">
        <w:t>rentable financièrement.</w:t>
      </w:r>
      <w:r w:rsidR="00DA4294">
        <w:t xml:space="preserve"> </w:t>
      </w:r>
    </w:p>
    <w:p w14:paraId="3B17773B" w14:textId="77777777" w:rsidR="00DD00B5" w:rsidRDefault="00DD00B5" w:rsidP="00DD00B5">
      <w:pPr>
        <w:pStyle w:val="NormalWeb"/>
        <w:ind w:left="851"/>
      </w:pPr>
    </w:p>
    <w:p w14:paraId="677D34AB" w14:textId="32DD25F1" w:rsidR="009351EC" w:rsidRDefault="009351EC" w:rsidP="00B27432">
      <w:pPr>
        <w:pStyle w:val="NormalWeb"/>
        <w:numPr>
          <w:ilvl w:val="1"/>
          <w:numId w:val="98"/>
        </w:numPr>
      </w:pPr>
      <w:r>
        <w:t xml:space="preserve"> Sinon on utilise l’outils PVGIS pour l’estimation de production</w:t>
      </w:r>
    </w:p>
    <w:p w14:paraId="2F93814E" w14:textId="0C331357" w:rsidR="0016231D" w:rsidRDefault="0016231D" w:rsidP="00DD00B5">
      <w:pPr>
        <w:pStyle w:val="NormalWeb"/>
        <w:numPr>
          <w:ilvl w:val="2"/>
          <w:numId w:val="98"/>
        </w:numPr>
        <w:ind w:left="851"/>
      </w:pPr>
      <w:r>
        <w:lastRenderedPageBreak/>
        <w:t xml:space="preserve">On </w:t>
      </w:r>
      <w:r w:rsidR="005543EE">
        <w:t>remplit</w:t>
      </w:r>
      <w:r>
        <w:t xml:space="preserve"> les données du système de notre client dans le formulaire PVGIS</w:t>
      </w:r>
    </w:p>
    <w:p w14:paraId="5E2266E6" w14:textId="1499EB5D" w:rsidR="002433CD" w:rsidRDefault="002433CD" w:rsidP="00DD00B5">
      <w:pPr>
        <w:pStyle w:val="NormalWeb"/>
        <w:numPr>
          <w:ilvl w:val="2"/>
          <w:numId w:val="98"/>
        </w:numPr>
        <w:ind w:left="851"/>
      </w:pPr>
      <w:r>
        <w:t xml:space="preserve">On exporte ensuite en </w:t>
      </w:r>
      <w:proofErr w:type="spellStart"/>
      <w:r>
        <w:t>pdf</w:t>
      </w:r>
      <w:proofErr w:type="spellEnd"/>
      <w:r>
        <w:t xml:space="preserve"> et csv les </w:t>
      </w:r>
      <w:proofErr w:type="spellStart"/>
      <w:r>
        <w:t>resultats</w:t>
      </w:r>
      <w:proofErr w:type="spellEnd"/>
      <w:r>
        <w:t xml:space="preserve"> d’estimation de production fournis par PVGIS</w:t>
      </w:r>
    </w:p>
    <w:p w14:paraId="65B0B2EB" w14:textId="413662A4" w:rsidR="00280F04" w:rsidRDefault="00FC331A" w:rsidP="00DD00B5">
      <w:pPr>
        <w:pStyle w:val="NormalWeb"/>
        <w:numPr>
          <w:ilvl w:val="2"/>
          <w:numId w:val="98"/>
        </w:numPr>
        <w:ind w:left="851"/>
      </w:pPr>
      <w:r>
        <w:t xml:space="preserve">Ensuite on se rend dans </w:t>
      </w:r>
      <w:proofErr w:type="spellStart"/>
      <w:r>
        <w:t>AutoCalSol</w:t>
      </w:r>
      <w:proofErr w:type="spellEnd"/>
      <w:r>
        <w:t xml:space="preserve"> pour</w:t>
      </w:r>
      <w:r w:rsidR="00DD00B5">
        <w:t xml:space="preserve"> remplir les formulaires et</w:t>
      </w:r>
      <w:r>
        <w:t xml:space="preserve"> avoir des données sur la </w:t>
      </w:r>
      <w:proofErr w:type="spellStart"/>
      <w:r>
        <w:t>rentablité</w:t>
      </w:r>
      <w:proofErr w:type="spellEnd"/>
      <w:r>
        <w:t xml:space="preserve"> du projet. On fait quelques approximations en entrées des formulaires afin d’avoir une estimation financière assez correcte meme avec des système </w:t>
      </w:r>
      <w:proofErr w:type="spellStart"/>
      <w:r>
        <w:t>photovoltaiques</w:t>
      </w:r>
      <w:proofErr w:type="spellEnd"/>
      <w:r>
        <w:t xml:space="preserve"> hors réseau ou suiveur (en temps normal, </w:t>
      </w:r>
      <w:proofErr w:type="spellStart"/>
      <w:r>
        <w:t>AutoCalSol</w:t>
      </w:r>
      <w:proofErr w:type="spellEnd"/>
      <w:r>
        <w:t xml:space="preserve"> ne fait </w:t>
      </w:r>
      <w:proofErr w:type="gramStart"/>
      <w:r>
        <w:t>des estimation</w:t>
      </w:r>
      <w:proofErr w:type="gramEnd"/>
      <w:r>
        <w:t xml:space="preserve"> que sur les systèmes PV </w:t>
      </w:r>
      <w:proofErr w:type="spellStart"/>
      <w:r>
        <w:t>coulpés</w:t>
      </w:r>
      <w:proofErr w:type="spellEnd"/>
      <w:r>
        <w:t xml:space="preserve"> au réseau électrique)</w:t>
      </w:r>
    </w:p>
    <w:p w14:paraId="0020EC54" w14:textId="295228C9" w:rsidR="00DD00B5" w:rsidRDefault="00DD00B5" w:rsidP="00DD00B5">
      <w:pPr>
        <w:pStyle w:val="NormalWeb"/>
        <w:numPr>
          <w:ilvl w:val="2"/>
          <w:numId w:val="98"/>
        </w:numPr>
        <w:ind w:left="851"/>
      </w:pPr>
      <w:r>
        <w:t xml:space="preserve">Par suite, on exporte en </w:t>
      </w:r>
      <w:proofErr w:type="spellStart"/>
      <w:r>
        <w:t>pdf</w:t>
      </w:r>
      <w:proofErr w:type="spellEnd"/>
      <w:r>
        <w:t xml:space="preserve"> et csv les </w:t>
      </w:r>
      <w:proofErr w:type="spellStart"/>
      <w:r>
        <w:t>resultats</w:t>
      </w:r>
      <w:proofErr w:type="spellEnd"/>
      <w:r>
        <w:t xml:space="preserve"> d’estimation de production et </w:t>
      </w:r>
      <w:proofErr w:type="spellStart"/>
      <w:r>
        <w:t>fianncière</w:t>
      </w:r>
      <w:proofErr w:type="spellEnd"/>
      <w:r>
        <w:t xml:space="preserve"> fournis par </w:t>
      </w:r>
      <w:proofErr w:type="spellStart"/>
      <w:r>
        <w:t>AutoCalSol</w:t>
      </w:r>
      <w:proofErr w:type="spellEnd"/>
    </w:p>
    <w:p w14:paraId="0FE722AA" w14:textId="2D1C476E" w:rsidR="00BD238C" w:rsidRDefault="00DD00B5" w:rsidP="00E6527D">
      <w:pPr>
        <w:pStyle w:val="NormalWeb"/>
        <w:numPr>
          <w:ilvl w:val="2"/>
          <w:numId w:val="98"/>
        </w:numPr>
        <w:ind w:left="851"/>
      </w:pPr>
      <w:r>
        <w:t xml:space="preserve">Enfin, on rassemble les </w:t>
      </w:r>
      <w:proofErr w:type="spellStart"/>
      <w:r>
        <w:t>resultats</w:t>
      </w:r>
      <w:proofErr w:type="spellEnd"/>
      <w:r>
        <w:t xml:space="preserve"> </w:t>
      </w:r>
      <w:proofErr w:type="spellStart"/>
      <w:r>
        <w:t>manuellent</w:t>
      </w:r>
      <w:proofErr w:type="spellEnd"/>
      <w:r>
        <w:t xml:space="preserve"> dans Word et Excel pour fournir un rapport au client. Ce rapport contient les estimations de production </w:t>
      </w:r>
      <w:proofErr w:type="spellStart"/>
      <w:r>
        <w:t>d’energie</w:t>
      </w:r>
      <w:proofErr w:type="spellEnd"/>
      <w:r>
        <w:t xml:space="preserve"> du </w:t>
      </w:r>
      <w:proofErr w:type="spellStart"/>
      <w:r>
        <w:t>sytème</w:t>
      </w:r>
      <w:proofErr w:type="spellEnd"/>
      <w:r>
        <w:t xml:space="preserve"> </w:t>
      </w:r>
      <w:proofErr w:type="spellStart"/>
      <w:r>
        <w:t>photovoltaique</w:t>
      </w:r>
      <w:proofErr w:type="spellEnd"/>
      <w:r>
        <w:t xml:space="preserve"> du client sur quelques années (issus de PVGIS) en plus de graphes financiers (issus d’</w:t>
      </w:r>
      <w:proofErr w:type="spellStart"/>
      <w:r>
        <w:t>AutoCalSol</w:t>
      </w:r>
      <w:proofErr w:type="spellEnd"/>
      <w:r>
        <w:t xml:space="preserve">) qui montrent à partir de combien d’années le système sera rentable financièrement. </w:t>
      </w:r>
    </w:p>
    <w:p w14:paraId="73978EF8" w14:textId="3FB1C3F5" w:rsidR="00D34819" w:rsidRDefault="00D34819" w:rsidP="00D34819">
      <w:pPr>
        <w:pStyle w:val="Titre3"/>
      </w:pPr>
      <w:bookmarkStart w:id="14" w:name="_Toc210558635"/>
      <w:r w:rsidRPr="00FC6E65">
        <w:t>II.</w:t>
      </w:r>
      <w:r>
        <w:t> </w:t>
      </w:r>
      <w:r w:rsidR="00E6527D">
        <w:t>2</w:t>
      </w:r>
      <w:r w:rsidRPr="00FC6E65">
        <w:t>.</w:t>
      </w:r>
      <w:r w:rsidR="00E6527D">
        <w:t>2</w:t>
      </w:r>
      <w:r w:rsidRPr="00FC6E65">
        <w:t>.</w:t>
      </w:r>
      <w:r w:rsidRPr="00FC6E65">
        <w:tab/>
      </w:r>
      <w:r>
        <w:t xml:space="preserve"> Analyse de l’existant</w:t>
      </w:r>
      <w:bookmarkEnd w:id="14"/>
    </w:p>
    <w:p w14:paraId="68B81D9B" w14:textId="67B8AF36" w:rsidR="00AC2A04" w:rsidRDefault="005A778F" w:rsidP="00AD350F">
      <w:pPr>
        <w:rPr>
          <w:lang w:eastAsia="fr-FR"/>
        </w:rPr>
      </w:pPr>
      <w:r>
        <w:rPr>
          <w:lang w:eastAsia="fr-FR"/>
        </w:rPr>
        <w:t xml:space="preserve">Dans cette partie, nous </w:t>
      </w:r>
      <w:r w:rsidR="00301703">
        <w:rPr>
          <w:lang w:eastAsia="fr-FR"/>
        </w:rPr>
        <w:t xml:space="preserve">allons </w:t>
      </w:r>
      <w:proofErr w:type="spellStart"/>
      <w:proofErr w:type="gramStart"/>
      <w:r w:rsidR="00301703">
        <w:rPr>
          <w:lang w:eastAsia="fr-FR"/>
        </w:rPr>
        <w:t>etudier</w:t>
      </w:r>
      <w:proofErr w:type="spellEnd"/>
      <w:ins w:id="15" w:author="Microsoft Word" w:date="2025-09-20T18:22:00Z" w16du:dateUtc="2025-09-20T16:22:00Z">
        <w:r w:rsidR="00B35C1F">
          <w:rPr>
            <w:lang w:eastAsia="fr-FR"/>
          </w:rPr>
          <w:t xml:space="preserve"> </w:t>
        </w:r>
        <w:r w:rsidR="00FC3E54">
          <w:rPr>
            <w:lang w:eastAsia="fr-FR"/>
          </w:rPr>
          <w:t xml:space="preserve"> le</w:t>
        </w:r>
        <w:r w:rsidR="0010472A">
          <w:rPr>
            <w:lang w:eastAsia="fr-FR"/>
          </w:rPr>
          <w:t>s</w:t>
        </w:r>
        <w:proofErr w:type="gramEnd"/>
        <w:r w:rsidR="00FC3E54">
          <w:rPr>
            <w:lang w:eastAsia="fr-FR"/>
          </w:rPr>
          <w:t xml:space="preserve"> systèmes</w:t>
        </w:r>
        <w:r w:rsidR="0010472A">
          <w:rPr>
            <w:lang w:eastAsia="fr-FR"/>
          </w:rPr>
          <w:t xml:space="preserve"> et processus d</w:t>
        </w:r>
      </w:ins>
      <w:r w:rsidR="00AC2A04">
        <w:rPr>
          <w:lang w:eastAsia="fr-FR"/>
        </w:rPr>
        <w:t>éjà en place au moyen d’une matrice SWOT.</w:t>
      </w:r>
      <w:r w:rsidR="003E4A90">
        <w:rPr>
          <w:lang w:eastAsia="fr-FR"/>
        </w:rPr>
        <w:t xml:space="preserve"> </w:t>
      </w:r>
      <w:proofErr w:type="spellStart"/>
      <w:r w:rsidR="003E4A90">
        <w:rPr>
          <w:lang w:eastAsia="fr-FR"/>
        </w:rPr>
        <w:t>Commencons</w:t>
      </w:r>
      <w:proofErr w:type="spellEnd"/>
      <w:r w:rsidR="003E4A90">
        <w:rPr>
          <w:lang w:eastAsia="fr-FR"/>
        </w:rPr>
        <w:t xml:space="preserve"> par </w:t>
      </w:r>
      <w:proofErr w:type="spellStart"/>
      <w:r w:rsidR="003E4A90">
        <w:rPr>
          <w:lang w:eastAsia="fr-FR"/>
        </w:rPr>
        <w:t>definir</w:t>
      </w:r>
      <w:proofErr w:type="spellEnd"/>
      <w:r w:rsidR="003E4A90">
        <w:rPr>
          <w:lang w:eastAsia="fr-FR"/>
        </w:rPr>
        <w:t xml:space="preserve"> ce qu’est une matrice SWOT</w:t>
      </w:r>
    </w:p>
    <w:p w14:paraId="2EBC7F97" w14:textId="575BF7F1" w:rsidR="00773506" w:rsidRDefault="00FC3E54" w:rsidP="00B92757">
      <w:pPr>
        <w:rPr>
          <w:lang w:val="fr-CM" w:eastAsia="fr-FR"/>
        </w:rPr>
      </w:pPr>
      <w:ins w:id="16" w:author="Microsoft Word" w:date="2025-09-20T18:22:00Z" w16du:dateUtc="2025-09-20T16:22:00Z">
        <w:r>
          <w:rPr>
            <w:lang w:eastAsia="fr-FR"/>
          </w:rPr>
          <w:t xml:space="preserve"> </w:t>
        </w:r>
      </w:ins>
      <w:r w:rsidR="00773506" w:rsidRPr="00773506">
        <w:rPr>
          <w:lang w:val="fr-CM" w:eastAsia="fr-FR"/>
        </w:rPr>
        <w:t xml:space="preserve">Une </w:t>
      </w:r>
      <w:r w:rsidR="00773506" w:rsidRPr="00773506">
        <w:rPr>
          <w:b/>
          <w:bCs/>
          <w:lang w:val="fr-CM" w:eastAsia="fr-FR"/>
        </w:rPr>
        <w:t>matrice SWOT</w:t>
      </w:r>
      <w:r w:rsidR="00773506" w:rsidRPr="00773506">
        <w:rPr>
          <w:lang w:val="fr-CM" w:eastAsia="fr-FR"/>
        </w:rPr>
        <w:t xml:space="preserve"> est un outil d’analyse stratégique qui permet d’évaluer une organisation, un projet ou une idée en identifiant :</w:t>
      </w:r>
      <w:r w:rsidR="00B92757">
        <w:rPr>
          <w:lang w:val="fr-CM" w:eastAsia="fr-FR"/>
        </w:rPr>
        <w:t xml:space="preserve"> </w:t>
      </w:r>
      <w:r w:rsidR="00773506" w:rsidRPr="00773506">
        <w:rPr>
          <w:b/>
          <w:bCs/>
          <w:lang w:val="fr-CM" w:eastAsia="fr-FR"/>
        </w:rPr>
        <w:t>S</w:t>
      </w:r>
      <w:r w:rsidR="00773506" w:rsidRPr="00773506">
        <w:rPr>
          <w:lang w:val="fr-CM" w:eastAsia="fr-FR"/>
        </w:rPr>
        <w:t xml:space="preserve"> (</w:t>
      </w:r>
      <w:proofErr w:type="spellStart"/>
      <w:r w:rsidR="00773506" w:rsidRPr="00773506">
        <w:rPr>
          <w:lang w:val="fr-CM" w:eastAsia="fr-FR"/>
        </w:rPr>
        <w:t>Strengths</w:t>
      </w:r>
      <w:proofErr w:type="spellEnd"/>
      <w:r w:rsidR="00773506" w:rsidRPr="00773506">
        <w:rPr>
          <w:lang w:val="fr-CM" w:eastAsia="fr-FR"/>
        </w:rPr>
        <w:t>)</w:t>
      </w:r>
      <w:r w:rsidR="00EF013D">
        <w:rPr>
          <w:lang w:val="fr-CM" w:eastAsia="fr-FR"/>
        </w:rPr>
        <w:t xml:space="preserve"> qui représente</w:t>
      </w:r>
      <w:r w:rsidR="00773506" w:rsidRPr="00773506">
        <w:rPr>
          <w:lang w:val="fr-CM" w:eastAsia="fr-FR"/>
        </w:rPr>
        <w:t xml:space="preserve"> les </w:t>
      </w:r>
      <w:r w:rsidR="00773506" w:rsidRPr="00773506">
        <w:rPr>
          <w:b/>
          <w:bCs/>
          <w:lang w:val="fr-CM" w:eastAsia="fr-FR"/>
        </w:rPr>
        <w:t>forces</w:t>
      </w:r>
      <w:r w:rsidR="00773506" w:rsidRPr="00773506">
        <w:rPr>
          <w:lang w:val="fr-CM" w:eastAsia="fr-FR"/>
        </w:rPr>
        <w:t xml:space="preserve"> internes</w:t>
      </w:r>
      <w:r w:rsidR="00B92757">
        <w:rPr>
          <w:lang w:val="fr-CM" w:eastAsia="fr-FR"/>
        </w:rPr>
        <w:t xml:space="preserve"> ; </w:t>
      </w:r>
      <w:r w:rsidR="00773506" w:rsidRPr="00773506">
        <w:rPr>
          <w:b/>
          <w:bCs/>
          <w:lang w:val="fr-CM" w:eastAsia="fr-FR"/>
        </w:rPr>
        <w:t>W</w:t>
      </w:r>
      <w:r w:rsidR="00773506" w:rsidRPr="00773506">
        <w:rPr>
          <w:lang w:val="fr-CM" w:eastAsia="fr-FR"/>
        </w:rPr>
        <w:t xml:space="preserve"> (</w:t>
      </w:r>
      <w:proofErr w:type="spellStart"/>
      <w:r w:rsidR="00773506" w:rsidRPr="00773506">
        <w:rPr>
          <w:lang w:val="fr-CM" w:eastAsia="fr-FR"/>
        </w:rPr>
        <w:t>Weaknesses</w:t>
      </w:r>
      <w:proofErr w:type="spellEnd"/>
      <w:r w:rsidR="00EF013D">
        <w:rPr>
          <w:lang w:val="fr-CM" w:eastAsia="fr-FR"/>
        </w:rPr>
        <w:t>) pour</w:t>
      </w:r>
      <w:r w:rsidR="00773506" w:rsidRPr="00773506">
        <w:rPr>
          <w:lang w:val="fr-CM" w:eastAsia="fr-FR"/>
        </w:rPr>
        <w:t xml:space="preserve"> les </w:t>
      </w:r>
      <w:r w:rsidR="00773506" w:rsidRPr="00773506">
        <w:rPr>
          <w:b/>
          <w:bCs/>
          <w:lang w:val="fr-CM" w:eastAsia="fr-FR"/>
        </w:rPr>
        <w:t>faiblesses</w:t>
      </w:r>
      <w:r w:rsidR="00773506" w:rsidRPr="00773506">
        <w:rPr>
          <w:lang w:val="fr-CM" w:eastAsia="fr-FR"/>
        </w:rPr>
        <w:t xml:space="preserve"> internes</w:t>
      </w:r>
      <w:r w:rsidR="00B92757">
        <w:rPr>
          <w:lang w:val="fr-CM" w:eastAsia="fr-FR"/>
        </w:rPr>
        <w:t xml:space="preserve"> ; </w:t>
      </w:r>
      <w:r w:rsidR="00773506" w:rsidRPr="00773506">
        <w:rPr>
          <w:b/>
          <w:bCs/>
          <w:lang w:val="fr-CM" w:eastAsia="fr-FR"/>
        </w:rPr>
        <w:t>O</w:t>
      </w:r>
      <w:r w:rsidR="00773506" w:rsidRPr="00773506">
        <w:rPr>
          <w:lang w:val="fr-CM" w:eastAsia="fr-FR"/>
        </w:rPr>
        <w:t xml:space="preserve"> (</w:t>
      </w:r>
      <w:proofErr w:type="spellStart"/>
      <w:r w:rsidR="00773506" w:rsidRPr="00773506">
        <w:rPr>
          <w:lang w:val="fr-CM" w:eastAsia="fr-FR"/>
        </w:rPr>
        <w:t>Opportunities</w:t>
      </w:r>
      <w:proofErr w:type="spellEnd"/>
      <w:r w:rsidR="00773506" w:rsidRPr="00773506">
        <w:rPr>
          <w:lang w:val="fr-CM" w:eastAsia="fr-FR"/>
        </w:rPr>
        <w:t>)</w:t>
      </w:r>
      <w:r w:rsidR="00CE61FA">
        <w:rPr>
          <w:lang w:val="fr-CM" w:eastAsia="fr-FR"/>
        </w:rPr>
        <w:t xml:space="preserve"> pour</w:t>
      </w:r>
      <w:r w:rsidR="00773506" w:rsidRPr="00773506">
        <w:rPr>
          <w:lang w:val="fr-CM" w:eastAsia="fr-FR"/>
        </w:rPr>
        <w:t xml:space="preserve"> les </w:t>
      </w:r>
      <w:r w:rsidR="00773506" w:rsidRPr="00773506">
        <w:rPr>
          <w:b/>
          <w:bCs/>
          <w:lang w:val="fr-CM" w:eastAsia="fr-FR"/>
        </w:rPr>
        <w:t>opportunités</w:t>
      </w:r>
      <w:r w:rsidR="00773506" w:rsidRPr="00773506">
        <w:rPr>
          <w:lang w:val="fr-CM" w:eastAsia="fr-FR"/>
        </w:rPr>
        <w:t xml:space="preserve"> externes</w:t>
      </w:r>
      <w:r w:rsidR="00B92757">
        <w:rPr>
          <w:lang w:val="fr-CM" w:eastAsia="fr-FR"/>
        </w:rPr>
        <w:t> </w:t>
      </w:r>
      <w:r w:rsidR="00CE61FA">
        <w:rPr>
          <w:lang w:val="fr-CM" w:eastAsia="fr-FR"/>
        </w:rPr>
        <w:t>et enfin</w:t>
      </w:r>
      <w:r w:rsidR="00B92757">
        <w:rPr>
          <w:lang w:val="fr-CM" w:eastAsia="fr-FR"/>
        </w:rPr>
        <w:t xml:space="preserve"> </w:t>
      </w:r>
      <w:r w:rsidR="00773506" w:rsidRPr="00773506">
        <w:rPr>
          <w:b/>
          <w:bCs/>
          <w:lang w:val="fr-CM" w:eastAsia="fr-FR"/>
        </w:rPr>
        <w:t>T</w:t>
      </w:r>
      <w:r w:rsidR="00773506" w:rsidRPr="00773506">
        <w:rPr>
          <w:lang w:val="fr-CM" w:eastAsia="fr-FR"/>
        </w:rPr>
        <w:t xml:space="preserve"> (</w:t>
      </w:r>
      <w:proofErr w:type="spellStart"/>
      <w:r w:rsidR="00773506" w:rsidRPr="00773506">
        <w:rPr>
          <w:lang w:val="fr-CM" w:eastAsia="fr-FR"/>
        </w:rPr>
        <w:t>Threats</w:t>
      </w:r>
      <w:proofErr w:type="spellEnd"/>
      <w:r w:rsidR="00773506" w:rsidRPr="00773506">
        <w:rPr>
          <w:lang w:val="fr-CM" w:eastAsia="fr-FR"/>
        </w:rPr>
        <w:t>)</w:t>
      </w:r>
      <w:r w:rsidR="00CE61FA">
        <w:rPr>
          <w:lang w:val="fr-CM" w:eastAsia="fr-FR"/>
        </w:rPr>
        <w:t xml:space="preserve"> pour parler </w:t>
      </w:r>
      <w:proofErr w:type="gramStart"/>
      <w:r w:rsidR="00CE61FA">
        <w:rPr>
          <w:lang w:val="fr-CM" w:eastAsia="fr-FR"/>
        </w:rPr>
        <w:t>des</w:t>
      </w:r>
      <w:r w:rsidR="00773506" w:rsidRPr="00773506">
        <w:rPr>
          <w:lang w:val="fr-CM" w:eastAsia="fr-FR"/>
        </w:rPr>
        <w:t xml:space="preserve">  </w:t>
      </w:r>
      <w:r w:rsidR="00773506" w:rsidRPr="00773506">
        <w:rPr>
          <w:b/>
          <w:bCs/>
          <w:lang w:val="fr-CM" w:eastAsia="fr-FR"/>
        </w:rPr>
        <w:t>menaces</w:t>
      </w:r>
      <w:proofErr w:type="gramEnd"/>
      <w:r w:rsidR="00773506" w:rsidRPr="00773506">
        <w:rPr>
          <w:lang w:val="fr-CM" w:eastAsia="fr-FR"/>
        </w:rPr>
        <w:t xml:space="preserve"> externes</w:t>
      </w:r>
      <w:r w:rsidR="00CE61FA">
        <w:rPr>
          <w:lang w:val="fr-CM" w:eastAsia="fr-FR"/>
        </w:rPr>
        <w:t>.</w:t>
      </w:r>
    </w:p>
    <w:p w14:paraId="67F312C7" w14:textId="77777777" w:rsidR="001F0885" w:rsidRPr="004F54EA" w:rsidRDefault="00637687" w:rsidP="00AD350F">
      <w:pPr>
        <w:rPr>
          <w:lang w:val="fr-CM" w:eastAsia="fr-FR"/>
        </w:rPr>
      </w:pPr>
      <w:r>
        <w:rPr>
          <w:lang w:val="fr-CM" w:eastAsia="fr-FR"/>
        </w:rPr>
        <w:t>Voici la matrice SWOT qui ressort de notre système</w:t>
      </w:r>
      <w:r w:rsidR="004F54EA">
        <w:rPr>
          <w:lang w:val="fr-CM" w:eastAsia="fr-FR"/>
        </w:rPr>
        <w:t>s et processus existants</w:t>
      </w:r>
      <w:r>
        <w:rPr>
          <w:lang w:val="fr-CM" w:eastAsia="fr-FR"/>
        </w:rPr>
        <w:t xml:space="preserve"> décrit</w:t>
      </w:r>
      <w:r w:rsidR="004F54EA">
        <w:rPr>
          <w:lang w:val="fr-CM" w:eastAsia="fr-FR"/>
        </w:rPr>
        <w:t>s</w:t>
      </w:r>
      <w:r>
        <w:rPr>
          <w:lang w:val="fr-CM" w:eastAsia="fr-FR"/>
        </w:rPr>
        <w:t xml:space="preserve"> plus haut :</w:t>
      </w:r>
    </w:p>
    <w:tbl>
      <w:tblPr>
        <w:tblStyle w:val="Grilledutableau"/>
        <w:tblW w:w="0" w:type="auto"/>
        <w:tblLook w:val="04A0" w:firstRow="1" w:lastRow="0" w:firstColumn="1" w:lastColumn="0" w:noHBand="0" w:noVBand="1"/>
      </w:tblPr>
      <w:tblGrid>
        <w:gridCol w:w="5240"/>
        <w:gridCol w:w="3822"/>
      </w:tblGrid>
      <w:tr w:rsidR="001F0885" w14:paraId="0A100270" w14:textId="77777777" w:rsidTr="001D0F7E">
        <w:tc>
          <w:tcPr>
            <w:tcW w:w="5240" w:type="dxa"/>
          </w:tcPr>
          <w:p w14:paraId="78AC59A9" w14:textId="1B667DF8" w:rsidR="001F0885" w:rsidRDefault="001F0885" w:rsidP="00AD350F">
            <w:pPr>
              <w:rPr>
                <w:lang w:val="fr-CM" w:eastAsia="fr-FR"/>
              </w:rPr>
            </w:pPr>
            <w:proofErr w:type="spellStart"/>
            <w:proofErr w:type="gramStart"/>
            <w:r>
              <w:rPr>
                <w:lang w:val="fr-CM" w:eastAsia="fr-FR"/>
              </w:rPr>
              <w:t>Stre</w:t>
            </w:r>
            <w:r w:rsidR="00391293">
              <w:rPr>
                <w:lang w:val="fr-CM" w:eastAsia="fr-FR"/>
              </w:rPr>
              <w:t>ngths</w:t>
            </w:r>
            <w:proofErr w:type="spellEnd"/>
            <w:r w:rsidR="00DD00B5">
              <w:rPr>
                <w:lang w:val="fr-CM" w:eastAsia="fr-FR"/>
              </w:rPr>
              <w:t>(</w:t>
            </w:r>
            <w:proofErr w:type="gramEnd"/>
            <w:r w:rsidR="00DD00B5">
              <w:rPr>
                <w:lang w:val="fr-CM" w:eastAsia="fr-FR"/>
              </w:rPr>
              <w:t>Forces)</w:t>
            </w:r>
          </w:p>
        </w:tc>
        <w:tc>
          <w:tcPr>
            <w:tcW w:w="3822" w:type="dxa"/>
          </w:tcPr>
          <w:p w14:paraId="06F898F1" w14:textId="6F8E117E" w:rsidR="001F0885" w:rsidRDefault="00391293" w:rsidP="00AD350F">
            <w:pPr>
              <w:rPr>
                <w:lang w:val="fr-CM" w:eastAsia="fr-FR"/>
              </w:rPr>
            </w:pPr>
            <w:proofErr w:type="spellStart"/>
            <w:proofErr w:type="gramStart"/>
            <w:r>
              <w:rPr>
                <w:lang w:val="fr-CM" w:eastAsia="fr-FR"/>
              </w:rPr>
              <w:t>Weakness</w:t>
            </w:r>
            <w:proofErr w:type="spellEnd"/>
            <w:r w:rsidR="00DD00B5">
              <w:rPr>
                <w:lang w:val="fr-CM" w:eastAsia="fr-FR"/>
              </w:rPr>
              <w:t>(</w:t>
            </w:r>
            <w:proofErr w:type="gramEnd"/>
            <w:r w:rsidR="00DD00B5">
              <w:rPr>
                <w:lang w:val="fr-CM" w:eastAsia="fr-FR"/>
              </w:rPr>
              <w:t>Faiblesses)</w:t>
            </w:r>
          </w:p>
        </w:tc>
      </w:tr>
      <w:tr w:rsidR="001F0885" w14:paraId="32144EE5" w14:textId="77777777" w:rsidTr="001D0F7E">
        <w:tc>
          <w:tcPr>
            <w:tcW w:w="5240" w:type="dxa"/>
          </w:tcPr>
          <w:p w14:paraId="46F1D18F" w14:textId="4F15EBC1" w:rsidR="00391293" w:rsidRPr="009509E1" w:rsidRDefault="00432881" w:rsidP="00B27432">
            <w:pPr>
              <w:pStyle w:val="Paragraphedeliste"/>
              <w:numPr>
                <w:ilvl w:val="0"/>
                <w:numId w:val="95"/>
              </w:numPr>
              <w:ind w:left="453"/>
              <w:rPr>
                <w:lang w:val="fr-CM" w:eastAsia="fr-FR"/>
              </w:rPr>
            </w:pPr>
            <w:r>
              <w:rPr>
                <w:lang w:val="fr-CM" w:eastAsia="fr-FR"/>
              </w:rPr>
              <w:t xml:space="preserve">Les </w:t>
            </w:r>
            <w:r w:rsidR="00391293" w:rsidRPr="009509E1">
              <w:rPr>
                <w:lang w:val="fr-CM" w:eastAsia="fr-FR"/>
              </w:rPr>
              <w:t xml:space="preserve">Outils reconnus (PVGIS, </w:t>
            </w:r>
            <w:proofErr w:type="spellStart"/>
            <w:r w:rsidR="00391293" w:rsidRPr="009509E1">
              <w:rPr>
                <w:lang w:val="fr-CM" w:eastAsia="fr-FR"/>
              </w:rPr>
              <w:t>AutoCalSol</w:t>
            </w:r>
            <w:proofErr w:type="spellEnd"/>
            <w:r w:rsidR="00391293" w:rsidRPr="009509E1">
              <w:rPr>
                <w:lang w:val="fr-CM" w:eastAsia="fr-FR"/>
              </w:rPr>
              <w:t>)</w:t>
            </w:r>
            <w:r>
              <w:rPr>
                <w:lang w:val="fr-CM" w:eastAsia="fr-FR"/>
              </w:rPr>
              <w:t xml:space="preserve"> et donc les </w:t>
            </w:r>
            <w:r w:rsidR="00391293" w:rsidRPr="009509E1">
              <w:rPr>
                <w:lang w:val="fr-CM" w:eastAsia="fr-FR"/>
              </w:rPr>
              <w:t>résultats</w:t>
            </w:r>
            <w:r>
              <w:rPr>
                <w:lang w:val="fr-CM" w:eastAsia="fr-FR"/>
              </w:rPr>
              <w:t xml:space="preserve"> sont</w:t>
            </w:r>
            <w:r w:rsidR="00391293" w:rsidRPr="009509E1">
              <w:rPr>
                <w:lang w:val="fr-CM" w:eastAsia="fr-FR"/>
              </w:rPr>
              <w:t xml:space="preserve"> crédibles.</w:t>
            </w:r>
          </w:p>
          <w:p w14:paraId="46012CFF" w14:textId="42BFF444" w:rsidR="00391293" w:rsidRPr="00A65F4C" w:rsidRDefault="00BF4F1E" w:rsidP="009509E1">
            <w:pPr>
              <w:numPr>
                <w:ilvl w:val="1"/>
                <w:numId w:val="94"/>
              </w:numPr>
              <w:tabs>
                <w:tab w:val="clear" w:pos="1440"/>
              </w:tabs>
              <w:ind w:left="453"/>
              <w:rPr>
                <w:lang w:val="fr-CM" w:eastAsia="fr-FR"/>
              </w:rPr>
            </w:pPr>
            <w:r>
              <w:rPr>
                <w:lang w:val="fr-CM" w:eastAsia="fr-FR"/>
              </w:rPr>
              <w:t xml:space="preserve">Les outils sont </w:t>
            </w:r>
            <w:proofErr w:type="spellStart"/>
            <w:r w:rsidR="00391293" w:rsidRPr="00A65F4C">
              <w:rPr>
                <w:lang w:val="fr-CM" w:eastAsia="fr-FR"/>
              </w:rPr>
              <w:t>disponibil</w:t>
            </w:r>
            <w:r>
              <w:rPr>
                <w:lang w:val="fr-CM" w:eastAsia="fr-FR"/>
              </w:rPr>
              <w:t>es</w:t>
            </w:r>
            <w:proofErr w:type="spellEnd"/>
            <w:r w:rsidR="00391293" w:rsidRPr="00A65F4C">
              <w:rPr>
                <w:lang w:val="fr-CM" w:eastAsia="fr-FR"/>
              </w:rPr>
              <w:t xml:space="preserve"> </w:t>
            </w:r>
            <w:r w:rsidR="00924470">
              <w:rPr>
                <w:lang w:val="fr-CM" w:eastAsia="fr-FR"/>
              </w:rPr>
              <w:t>facilement</w:t>
            </w:r>
            <w:r w:rsidR="00391293" w:rsidRPr="00A65F4C">
              <w:rPr>
                <w:lang w:val="fr-CM" w:eastAsia="fr-FR"/>
              </w:rPr>
              <w:t xml:space="preserve"> (web)</w:t>
            </w:r>
            <w:r w:rsidR="00924470">
              <w:rPr>
                <w:lang w:val="fr-CM" w:eastAsia="fr-FR"/>
              </w:rPr>
              <w:t xml:space="preserve"> et sont simples à utiliser</w:t>
            </w:r>
            <w:r w:rsidR="00391293" w:rsidRPr="00A65F4C">
              <w:rPr>
                <w:lang w:val="fr-CM" w:eastAsia="fr-FR"/>
              </w:rPr>
              <w:t>.</w:t>
            </w:r>
          </w:p>
          <w:p w14:paraId="36280881" w14:textId="66BD64BE" w:rsidR="00391293" w:rsidRPr="00A65F4C" w:rsidRDefault="00972840" w:rsidP="009509E1">
            <w:pPr>
              <w:numPr>
                <w:ilvl w:val="1"/>
                <w:numId w:val="94"/>
              </w:numPr>
              <w:tabs>
                <w:tab w:val="clear" w:pos="1440"/>
                <w:tab w:val="num" w:pos="426"/>
              </w:tabs>
              <w:ind w:left="453"/>
              <w:rPr>
                <w:lang w:val="fr-CM" w:eastAsia="fr-FR"/>
              </w:rPr>
            </w:pPr>
            <w:r>
              <w:rPr>
                <w:lang w:val="fr-CM" w:eastAsia="fr-FR"/>
              </w:rPr>
              <w:t>Avec le fonctionnement actuel,</w:t>
            </w:r>
            <w:r w:rsidR="00DD00B5">
              <w:rPr>
                <w:lang w:val="fr-CM" w:eastAsia="fr-FR"/>
              </w:rPr>
              <w:t xml:space="preserve"> on a une</w:t>
            </w:r>
            <w:r>
              <w:rPr>
                <w:lang w:val="fr-CM" w:eastAsia="fr-FR"/>
              </w:rPr>
              <w:t xml:space="preserve"> </w:t>
            </w:r>
            <w:r w:rsidR="00391293" w:rsidRPr="00A65F4C">
              <w:rPr>
                <w:lang w:val="fr-CM" w:eastAsia="fr-FR"/>
              </w:rPr>
              <w:t>Flexibilité de mise en forme dans Word/Excel.</w:t>
            </w:r>
          </w:p>
          <w:p w14:paraId="233A2E99" w14:textId="77777777" w:rsidR="001F0885" w:rsidRDefault="001F0885" w:rsidP="00AD350F">
            <w:pPr>
              <w:rPr>
                <w:lang w:val="fr-CM" w:eastAsia="fr-FR"/>
              </w:rPr>
            </w:pPr>
          </w:p>
        </w:tc>
        <w:tc>
          <w:tcPr>
            <w:tcW w:w="3822" w:type="dxa"/>
          </w:tcPr>
          <w:p w14:paraId="0DFEEF39" w14:textId="7FED9BD8" w:rsidR="009509E1" w:rsidRPr="00A65F4C" w:rsidRDefault="009509E1" w:rsidP="00E3482A">
            <w:pPr>
              <w:rPr>
                <w:lang w:val="fr-CM" w:eastAsia="fr-FR"/>
              </w:rPr>
            </w:pPr>
          </w:p>
          <w:p w14:paraId="082C05A6" w14:textId="78A76FFD" w:rsidR="009509E1" w:rsidRPr="00A65F4C" w:rsidRDefault="009509E1" w:rsidP="009509E1">
            <w:pPr>
              <w:numPr>
                <w:ilvl w:val="1"/>
                <w:numId w:val="94"/>
              </w:numPr>
              <w:tabs>
                <w:tab w:val="num" w:pos="743"/>
              </w:tabs>
              <w:ind w:left="459"/>
              <w:rPr>
                <w:lang w:val="fr-CM" w:eastAsia="fr-FR"/>
              </w:rPr>
            </w:pPr>
            <w:r w:rsidRPr="00A65F4C">
              <w:rPr>
                <w:lang w:val="fr-CM" w:eastAsia="fr-FR"/>
              </w:rPr>
              <w:t xml:space="preserve">Hétérogénéité des hypothèses entre </w:t>
            </w:r>
            <w:r w:rsidR="00DD00B5">
              <w:rPr>
                <w:lang w:val="fr-CM" w:eastAsia="fr-FR"/>
              </w:rPr>
              <w:t xml:space="preserve">les </w:t>
            </w:r>
            <w:r w:rsidRPr="00A65F4C">
              <w:rPr>
                <w:lang w:val="fr-CM" w:eastAsia="fr-FR"/>
              </w:rPr>
              <w:t>outils</w:t>
            </w:r>
            <w:r w:rsidR="00DD00B5">
              <w:rPr>
                <w:lang w:val="fr-CM" w:eastAsia="fr-FR"/>
              </w:rPr>
              <w:t xml:space="preserve"> </w:t>
            </w:r>
            <w:proofErr w:type="spellStart"/>
            <w:r w:rsidR="00DD00B5">
              <w:rPr>
                <w:lang w:val="fr-CM" w:eastAsia="fr-FR"/>
              </w:rPr>
              <w:t>AutoCalSol</w:t>
            </w:r>
            <w:proofErr w:type="spellEnd"/>
            <w:r w:rsidR="00DD00B5">
              <w:rPr>
                <w:lang w:val="fr-CM" w:eastAsia="fr-FR"/>
              </w:rPr>
              <w:t xml:space="preserve"> et PVGIS pour l</w:t>
            </w:r>
            <w:r w:rsidR="00362082">
              <w:rPr>
                <w:lang w:val="fr-CM" w:eastAsia="fr-FR"/>
              </w:rPr>
              <w:t>es estimations de production et de rentabilité des panneaux solaires de type hors réseau et suiveur :</w:t>
            </w:r>
            <w:r w:rsidRPr="00A65F4C">
              <w:rPr>
                <w:lang w:val="fr-CM" w:eastAsia="fr-FR"/>
              </w:rPr>
              <w:t xml:space="preserve"> absence de référentiel central.</w:t>
            </w:r>
          </w:p>
          <w:p w14:paraId="1BE15DAA" w14:textId="77777777" w:rsidR="009509E1" w:rsidRPr="00A65F4C" w:rsidRDefault="009509E1" w:rsidP="009509E1">
            <w:pPr>
              <w:numPr>
                <w:ilvl w:val="1"/>
                <w:numId w:val="94"/>
              </w:numPr>
              <w:tabs>
                <w:tab w:val="num" w:pos="743"/>
              </w:tabs>
              <w:ind w:left="459"/>
              <w:rPr>
                <w:lang w:val="fr-CM" w:eastAsia="fr-FR"/>
              </w:rPr>
            </w:pPr>
            <w:r w:rsidRPr="00A65F4C">
              <w:rPr>
                <w:lang w:val="fr-CM" w:eastAsia="fr-FR"/>
              </w:rPr>
              <w:t>Traçabilité limitée (versions, sources, unités), reproductibilité faible.</w:t>
            </w:r>
          </w:p>
          <w:p w14:paraId="2FD30A9E" w14:textId="455DAA54" w:rsidR="009509E1" w:rsidRPr="00A65F4C" w:rsidRDefault="009509E1" w:rsidP="009509E1">
            <w:pPr>
              <w:numPr>
                <w:ilvl w:val="1"/>
                <w:numId w:val="94"/>
              </w:numPr>
              <w:tabs>
                <w:tab w:val="num" w:pos="743"/>
              </w:tabs>
              <w:ind w:left="459"/>
              <w:rPr>
                <w:lang w:val="fr-CM" w:eastAsia="fr-FR"/>
              </w:rPr>
            </w:pPr>
            <w:r w:rsidRPr="00A65F4C">
              <w:rPr>
                <w:lang w:val="fr-CM" w:eastAsia="fr-FR"/>
              </w:rPr>
              <w:t>Temps de production élevé</w:t>
            </w:r>
            <w:r w:rsidR="00362082">
              <w:rPr>
                <w:lang w:val="fr-CM" w:eastAsia="fr-FR"/>
              </w:rPr>
              <w:t xml:space="preserve"> car il faut naviguer entre plusieurs outils pour les estimations d’un seul client :</w:t>
            </w:r>
            <w:r w:rsidRPr="00A65F4C">
              <w:rPr>
                <w:lang w:val="fr-CM" w:eastAsia="fr-FR"/>
              </w:rPr>
              <w:t xml:space="preserve"> non industrialisable.</w:t>
            </w:r>
          </w:p>
          <w:p w14:paraId="0A1A67FF" w14:textId="77777777" w:rsidR="001F0885" w:rsidRDefault="001F0885" w:rsidP="00AD350F">
            <w:pPr>
              <w:rPr>
                <w:lang w:val="fr-CM" w:eastAsia="fr-FR"/>
              </w:rPr>
            </w:pPr>
          </w:p>
        </w:tc>
      </w:tr>
      <w:tr w:rsidR="001F0885" w14:paraId="243A8C57" w14:textId="77777777" w:rsidTr="001D0F7E">
        <w:tc>
          <w:tcPr>
            <w:tcW w:w="5240" w:type="dxa"/>
          </w:tcPr>
          <w:p w14:paraId="502375F1" w14:textId="61013C2C" w:rsidR="001F0885" w:rsidRDefault="00391293" w:rsidP="00AD350F">
            <w:pPr>
              <w:rPr>
                <w:lang w:val="fr-CM" w:eastAsia="fr-FR"/>
              </w:rPr>
            </w:pPr>
            <w:proofErr w:type="spellStart"/>
            <w:r>
              <w:rPr>
                <w:lang w:val="fr-CM" w:eastAsia="fr-FR"/>
              </w:rPr>
              <w:t>Opportunities</w:t>
            </w:r>
            <w:proofErr w:type="spellEnd"/>
          </w:p>
        </w:tc>
        <w:tc>
          <w:tcPr>
            <w:tcW w:w="3822" w:type="dxa"/>
          </w:tcPr>
          <w:p w14:paraId="7B7074B7" w14:textId="5340C91C" w:rsidR="001F0885" w:rsidRDefault="00391293" w:rsidP="00AD350F">
            <w:pPr>
              <w:rPr>
                <w:lang w:val="fr-CM" w:eastAsia="fr-FR"/>
              </w:rPr>
            </w:pPr>
            <w:proofErr w:type="spellStart"/>
            <w:r>
              <w:rPr>
                <w:lang w:val="fr-CM" w:eastAsia="fr-FR"/>
              </w:rPr>
              <w:t>Threats</w:t>
            </w:r>
            <w:proofErr w:type="spellEnd"/>
          </w:p>
        </w:tc>
      </w:tr>
      <w:tr w:rsidR="001F0885" w14:paraId="6F940525" w14:textId="77777777" w:rsidTr="001D0F7E">
        <w:tc>
          <w:tcPr>
            <w:tcW w:w="5240" w:type="dxa"/>
          </w:tcPr>
          <w:p w14:paraId="7E0C6766" w14:textId="0CD6FB66" w:rsidR="00E3482A" w:rsidRPr="00A65F4C" w:rsidRDefault="00E3482A" w:rsidP="00B27432">
            <w:pPr>
              <w:numPr>
                <w:ilvl w:val="1"/>
                <w:numId w:val="97"/>
              </w:numPr>
              <w:rPr>
                <w:lang w:val="fr-CM" w:eastAsia="fr-FR"/>
              </w:rPr>
            </w:pPr>
            <w:r w:rsidRPr="00A65F4C">
              <w:rPr>
                <w:lang w:val="fr-CM" w:eastAsia="fr-FR"/>
              </w:rPr>
              <w:t xml:space="preserve">Automatisation via API </w:t>
            </w:r>
            <w:r w:rsidR="005517F0">
              <w:rPr>
                <w:lang w:val="fr-CM" w:eastAsia="fr-FR"/>
              </w:rPr>
              <w:t xml:space="preserve">gratuite de </w:t>
            </w:r>
            <w:r w:rsidRPr="00A65F4C">
              <w:rPr>
                <w:lang w:val="fr-CM" w:eastAsia="fr-FR"/>
              </w:rPr>
              <w:t>PVGIS et moteur financier unifié.</w:t>
            </w:r>
          </w:p>
          <w:p w14:paraId="003D8F9E" w14:textId="18F3BBC5" w:rsidR="00FD7907" w:rsidRDefault="00FD7907" w:rsidP="005517F0">
            <w:pPr>
              <w:numPr>
                <w:ilvl w:val="1"/>
                <w:numId w:val="97"/>
              </w:numPr>
              <w:rPr>
                <w:lang w:val="fr-CM" w:eastAsia="fr-FR"/>
              </w:rPr>
            </w:pPr>
            <w:r>
              <w:rPr>
                <w:lang w:val="fr-CM" w:eastAsia="fr-FR"/>
              </w:rPr>
              <w:t xml:space="preserve">Existence d’une application JAVA interne pour les systèmes </w:t>
            </w:r>
            <w:proofErr w:type="spellStart"/>
            <w:r>
              <w:rPr>
                <w:lang w:val="fr-CM" w:eastAsia="fr-FR"/>
              </w:rPr>
              <w:t>photovolatiques</w:t>
            </w:r>
            <w:proofErr w:type="spellEnd"/>
            <w:r>
              <w:rPr>
                <w:lang w:val="fr-CM" w:eastAsia="fr-FR"/>
              </w:rPr>
              <w:t xml:space="preserve"> (qui fait des pré-études sur les matériaux </w:t>
            </w:r>
            <w:proofErr w:type="spellStart"/>
            <w:r>
              <w:rPr>
                <w:lang w:val="fr-CM" w:eastAsia="fr-FR"/>
              </w:rPr>
              <w:t>nécéssaires</w:t>
            </w:r>
            <w:proofErr w:type="spellEnd"/>
            <w:r>
              <w:rPr>
                <w:lang w:val="fr-CM" w:eastAsia="fr-FR"/>
              </w:rPr>
              <w:t xml:space="preserve"> pour la construction de panneaux solaires mais </w:t>
            </w:r>
            <w:r w:rsidR="00A12A27">
              <w:rPr>
                <w:lang w:val="fr-CM" w:eastAsia="fr-FR"/>
              </w:rPr>
              <w:t>rien n’est fait pour l’</w:t>
            </w:r>
            <w:proofErr w:type="spellStart"/>
            <w:r w:rsidR="00A12A27">
              <w:rPr>
                <w:lang w:val="fr-CM" w:eastAsia="fr-FR"/>
              </w:rPr>
              <w:t>estiamtion</w:t>
            </w:r>
            <w:proofErr w:type="spellEnd"/>
            <w:r w:rsidR="00A12A27">
              <w:rPr>
                <w:lang w:val="fr-CM" w:eastAsia="fr-FR"/>
              </w:rPr>
              <w:t xml:space="preserve"> de production</w:t>
            </w:r>
            <w:r>
              <w:rPr>
                <w:lang w:val="fr-CM" w:eastAsia="fr-FR"/>
              </w:rPr>
              <w:t>)</w:t>
            </w:r>
          </w:p>
          <w:p w14:paraId="6B95517F" w14:textId="49A457BA" w:rsidR="00E3482A" w:rsidRPr="00A12A27" w:rsidRDefault="00A12A27" w:rsidP="00A12A27">
            <w:pPr>
              <w:numPr>
                <w:ilvl w:val="1"/>
                <w:numId w:val="97"/>
              </w:numPr>
              <w:spacing w:after="160" w:line="300" w:lineRule="auto"/>
              <w:rPr>
                <w:lang w:val="fr-CM" w:eastAsia="fr-FR"/>
              </w:rPr>
            </w:pPr>
            <w:r w:rsidRPr="00A65F4C">
              <w:rPr>
                <w:lang w:val="fr-CM" w:eastAsia="fr-FR"/>
              </w:rPr>
              <w:t>Standardisation des hypothèses</w:t>
            </w:r>
            <w:r>
              <w:rPr>
                <w:lang w:val="fr-CM" w:eastAsia="fr-FR"/>
              </w:rPr>
              <w:t xml:space="preserve"> d’estimation de production </w:t>
            </w:r>
            <w:proofErr w:type="spellStart"/>
            <w:r>
              <w:rPr>
                <w:lang w:val="fr-CM" w:eastAsia="fr-FR"/>
              </w:rPr>
              <w:t>d’energie</w:t>
            </w:r>
            <w:proofErr w:type="spellEnd"/>
            <w:r>
              <w:rPr>
                <w:lang w:val="fr-CM" w:eastAsia="fr-FR"/>
              </w:rPr>
              <w:t xml:space="preserve"> des </w:t>
            </w:r>
            <w:proofErr w:type="spellStart"/>
            <w:r>
              <w:rPr>
                <w:lang w:val="fr-CM" w:eastAsia="fr-FR"/>
              </w:rPr>
              <w:t>photovoltaiques</w:t>
            </w:r>
            <w:proofErr w:type="spellEnd"/>
            <w:r w:rsidRPr="00A65F4C">
              <w:rPr>
                <w:lang w:val="fr-CM" w:eastAsia="fr-FR"/>
              </w:rPr>
              <w:t xml:space="preserve"> </w:t>
            </w:r>
            <w:r w:rsidRPr="00A65F4C">
              <w:rPr>
                <w:lang w:val="fr-CM" w:eastAsia="fr-FR"/>
              </w:rPr>
              <w:lastRenderedPageBreak/>
              <w:t>et des gabarits de rapports</w:t>
            </w:r>
            <w:r>
              <w:rPr>
                <w:lang w:val="fr-CM" w:eastAsia="fr-FR"/>
              </w:rPr>
              <w:t xml:space="preserve"> en utilisant </w:t>
            </w:r>
            <w:proofErr w:type="gramStart"/>
            <w:r>
              <w:rPr>
                <w:lang w:val="fr-CM" w:eastAsia="fr-FR"/>
              </w:rPr>
              <w:t>un seul outils externe</w:t>
            </w:r>
            <w:proofErr w:type="gramEnd"/>
            <w:r>
              <w:rPr>
                <w:lang w:val="fr-CM" w:eastAsia="fr-FR"/>
              </w:rPr>
              <w:t xml:space="preserve"> (l’API PVIS)</w:t>
            </w:r>
            <w:r w:rsidRPr="00A65F4C">
              <w:rPr>
                <w:lang w:val="fr-CM" w:eastAsia="fr-FR"/>
              </w:rPr>
              <w:t>.</w:t>
            </w:r>
          </w:p>
          <w:p w14:paraId="7526A2D2" w14:textId="77777777" w:rsidR="001F0885" w:rsidRDefault="001F0885" w:rsidP="00AD350F">
            <w:pPr>
              <w:rPr>
                <w:lang w:val="fr-CM" w:eastAsia="fr-FR"/>
              </w:rPr>
            </w:pPr>
          </w:p>
        </w:tc>
        <w:tc>
          <w:tcPr>
            <w:tcW w:w="3822" w:type="dxa"/>
          </w:tcPr>
          <w:p w14:paraId="59FB9E22" w14:textId="7D3E5BC2" w:rsidR="0039170E" w:rsidRPr="0039170E" w:rsidRDefault="0039170E" w:rsidP="00B27432">
            <w:pPr>
              <w:pStyle w:val="Paragraphedeliste"/>
              <w:numPr>
                <w:ilvl w:val="0"/>
                <w:numId w:val="96"/>
              </w:numPr>
              <w:rPr>
                <w:lang w:val="fr-CM" w:eastAsia="fr-FR"/>
              </w:rPr>
            </w:pPr>
            <w:r w:rsidRPr="0039170E">
              <w:rPr>
                <w:lang w:val="fr-CM" w:eastAsia="fr-FR"/>
              </w:rPr>
              <w:lastRenderedPageBreak/>
              <w:t xml:space="preserve">Évolutions d’interface des outils tiers, </w:t>
            </w:r>
            <w:proofErr w:type="spellStart"/>
            <w:r w:rsidR="00362082">
              <w:rPr>
                <w:lang w:val="fr-CM" w:eastAsia="fr-FR"/>
              </w:rPr>
              <w:t>notament</w:t>
            </w:r>
            <w:proofErr w:type="spellEnd"/>
            <w:r w:rsidR="00362082">
              <w:rPr>
                <w:lang w:val="fr-CM" w:eastAsia="fr-FR"/>
              </w:rPr>
              <w:t xml:space="preserve"> </w:t>
            </w:r>
            <w:proofErr w:type="spellStart"/>
            <w:r w:rsidR="00362082">
              <w:rPr>
                <w:lang w:val="fr-CM" w:eastAsia="fr-FR"/>
              </w:rPr>
              <w:t>AutoCalSol</w:t>
            </w:r>
            <w:proofErr w:type="spellEnd"/>
            <w:r w:rsidR="00362082">
              <w:rPr>
                <w:lang w:val="fr-CM" w:eastAsia="fr-FR"/>
              </w:rPr>
              <w:t xml:space="preserve"> qui peut voir son accès restreint </w:t>
            </w:r>
            <w:r w:rsidR="005517F0">
              <w:rPr>
                <w:lang w:val="fr-CM" w:eastAsia="fr-FR"/>
              </w:rPr>
              <w:t xml:space="preserve">ou </w:t>
            </w:r>
            <w:proofErr w:type="gramStart"/>
            <w:r w:rsidR="005517F0">
              <w:rPr>
                <w:lang w:val="fr-CM" w:eastAsia="fr-FR"/>
              </w:rPr>
              <w:t>les cout</w:t>
            </w:r>
            <w:proofErr w:type="gramEnd"/>
            <w:r w:rsidR="005517F0">
              <w:rPr>
                <w:lang w:val="fr-CM" w:eastAsia="fr-FR"/>
              </w:rPr>
              <w:t xml:space="preserve"> de licence augmenter </w:t>
            </w:r>
            <w:r w:rsidR="00362082">
              <w:rPr>
                <w:lang w:val="fr-CM" w:eastAsia="fr-FR"/>
              </w:rPr>
              <w:t xml:space="preserve">à tout moment (c’est </w:t>
            </w:r>
            <w:proofErr w:type="gramStart"/>
            <w:r w:rsidR="00362082">
              <w:rPr>
                <w:lang w:val="fr-CM" w:eastAsia="fr-FR"/>
              </w:rPr>
              <w:t>un outils privé</w:t>
            </w:r>
            <w:proofErr w:type="gramEnd"/>
            <w:r w:rsidR="00362082">
              <w:rPr>
                <w:lang w:val="fr-CM" w:eastAsia="fr-FR"/>
              </w:rPr>
              <w:t xml:space="preserve"> et non pas une initiative de l’UE comme PVGIS)</w:t>
            </w:r>
            <w:r w:rsidRPr="0039170E">
              <w:rPr>
                <w:lang w:val="fr-CM" w:eastAsia="fr-FR"/>
              </w:rPr>
              <w:t>.</w:t>
            </w:r>
          </w:p>
          <w:p w14:paraId="66413B7D" w14:textId="6E8F3948" w:rsidR="001F0885" w:rsidRPr="0039170E" w:rsidRDefault="0039170E" w:rsidP="00B27432">
            <w:pPr>
              <w:pStyle w:val="Paragraphedeliste"/>
              <w:numPr>
                <w:ilvl w:val="0"/>
                <w:numId w:val="96"/>
              </w:numPr>
              <w:rPr>
                <w:lang w:val="fr-CM" w:eastAsia="fr-FR"/>
              </w:rPr>
            </w:pPr>
            <w:r w:rsidRPr="0039170E">
              <w:rPr>
                <w:lang w:val="fr-CM" w:eastAsia="fr-FR"/>
              </w:rPr>
              <w:t>Perte de savoir-faire si processus reste tacite et manuel.</w:t>
            </w:r>
          </w:p>
        </w:tc>
      </w:tr>
    </w:tbl>
    <w:p w14:paraId="47853EB0" w14:textId="77777777" w:rsidR="00A84370" w:rsidRDefault="00A84370" w:rsidP="00A84370">
      <w:pPr>
        <w:rPr>
          <w:lang w:eastAsia="fr-FR"/>
        </w:rPr>
      </w:pPr>
    </w:p>
    <w:p w14:paraId="0F6893D6" w14:textId="7E0EECAE" w:rsidR="00E6527D" w:rsidRDefault="00E6527D" w:rsidP="00E6527D">
      <w:pPr>
        <w:pStyle w:val="Titre3"/>
      </w:pPr>
      <w:bookmarkStart w:id="17" w:name="_Toc210558636"/>
      <w:r w:rsidRPr="00FC6E65">
        <w:t>II.</w:t>
      </w:r>
      <w:r>
        <w:t> 2</w:t>
      </w:r>
      <w:r w:rsidRPr="00FC6E65">
        <w:t>.</w:t>
      </w:r>
      <w:r>
        <w:t>3</w:t>
      </w:r>
      <w:r w:rsidRPr="00FC6E65">
        <w:t>.</w:t>
      </w:r>
      <w:r w:rsidRPr="00FC6E65">
        <w:tab/>
      </w:r>
      <w:r>
        <w:t xml:space="preserve"> Critiques de l’existant</w:t>
      </w:r>
      <w:bookmarkEnd w:id="17"/>
    </w:p>
    <w:p w14:paraId="66977D0B" w14:textId="2B316225" w:rsidR="00852A42" w:rsidRDefault="005517F0" w:rsidP="00852A42">
      <w:pPr>
        <w:rPr>
          <w:lang w:eastAsia="fr-FR"/>
        </w:rPr>
      </w:pPr>
      <w:r>
        <w:rPr>
          <w:lang w:eastAsia="fr-FR"/>
        </w:rPr>
        <w:t xml:space="preserve">L’analyse de la matrice SWOT précédente nous a </w:t>
      </w:r>
      <w:proofErr w:type="spellStart"/>
      <w:r>
        <w:rPr>
          <w:lang w:eastAsia="fr-FR"/>
        </w:rPr>
        <w:t>permi</w:t>
      </w:r>
      <w:r w:rsidR="00852A42">
        <w:rPr>
          <w:lang w:eastAsia="fr-FR"/>
        </w:rPr>
        <w:t>t</w:t>
      </w:r>
      <w:proofErr w:type="spellEnd"/>
      <w:r>
        <w:rPr>
          <w:lang w:eastAsia="fr-FR"/>
        </w:rPr>
        <w:t xml:space="preserve"> de ressortir </w:t>
      </w:r>
      <w:r w:rsidR="004A159F">
        <w:rPr>
          <w:lang w:eastAsia="fr-FR"/>
        </w:rPr>
        <w:t>l</w:t>
      </w:r>
      <w:r>
        <w:rPr>
          <w:lang w:eastAsia="fr-FR"/>
        </w:rPr>
        <w:t xml:space="preserve">es </w:t>
      </w:r>
      <w:r w:rsidR="00852A42">
        <w:rPr>
          <w:lang w:eastAsia="fr-FR"/>
        </w:rPr>
        <w:t xml:space="preserve">limites des éléments </w:t>
      </w:r>
      <w:proofErr w:type="gramStart"/>
      <w:r w:rsidR="00852A42">
        <w:rPr>
          <w:lang w:eastAsia="fr-FR"/>
        </w:rPr>
        <w:t>du  processus</w:t>
      </w:r>
      <w:proofErr w:type="gramEnd"/>
      <w:r w:rsidR="00852A42">
        <w:rPr>
          <w:lang w:eastAsia="fr-FR"/>
        </w:rPr>
        <w:t xml:space="preserve"> d’estimation d’</w:t>
      </w:r>
      <w:proofErr w:type="spellStart"/>
      <w:r w:rsidR="00852A42">
        <w:rPr>
          <w:lang w:eastAsia="fr-FR"/>
        </w:rPr>
        <w:t>enerigie</w:t>
      </w:r>
      <w:proofErr w:type="spellEnd"/>
      <w:r w:rsidR="00852A42">
        <w:rPr>
          <w:lang w:eastAsia="fr-FR"/>
        </w:rPr>
        <w:t>/financière d’un client</w:t>
      </w:r>
      <w:r w:rsidR="004A159F">
        <w:rPr>
          <w:lang w:eastAsia="fr-FR"/>
        </w:rPr>
        <w:t xml:space="preserve"> ainsi que</w:t>
      </w:r>
      <w:r w:rsidR="00852A42">
        <w:rPr>
          <w:lang w:eastAsia="fr-FR"/>
        </w:rPr>
        <w:t xml:space="preserve"> les impacts de ces limites</w:t>
      </w:r>
      <w:r w:rsidR="004A159F">
        <w:rPr>
          <w:lang w:eastAsia="fr-FR"/>
        </w:rPr>
        <w:t>.</w:t>
      </w:r>
    </w:p>
    <w:p w14:paraId="4CA74E2A" w14:textId="23ED6DBC" w:rsidR="00852A42" w:rsidRDefault="00852A42" w:rsidP="00852A42">
      <w:pPr>
        <w:pStyle w:val="Paragraphedeliste"/>
        <w:numPr>
          <w:ilvl w:val="0"/>
          <w:numId w:val="99"/>
        </w:numPr>
        <w:rPr>
          <w:lang w:eastAsia="fr-FR"/>
        </w:rPr>
      </w:pPr>
      <w:r>
        <w:rPr>
          <w:lang w:eastAsia="fr-FR"/>
        </w:rPr>
        <w:t>Limites majeures</w:t>
      </w:r>
    </w:p>
    <w:p w14:paraId="496E7AF2" w14:textId="1638023C" w:rsidR="00852A42" w:rsidRDefault="00852A42" w:rsidP="00852A42">
      <w:pPr>
        <w:pStyle w:val="Paragraphedeliste"/>
        <w:numPr>
          <w:ilvl w:val="0"/>
          <w:numId w:val="100"/>
        </w:numPr>
        <w:rPr>
          <w:lang w:eastAsia="fr-FR"/>
        </w:rPr>
      </w:pPr>
      <w:r>
        <w:rPr>
          <w:lang w:eastAsia="fr-FR"/>
        </w:rPr>
        <w:t>Processus à forte charge manuelle.</w:t>
      </w:r>
    </w:p>
    <w:p w14:paraId="2E6F8004" w14:textId="6BD40230" w:rsidR="00852A42" w:rsidRDefault="00852A42" w:rsidP="00852A42">
      <w:pPr>
        <w:pStyle w:val="Paragraphedeliste"/>
        <w:numPr>
          <w:ilvl w:val="0"/>
          <w:numId w:val="100"/>
        </w:numPr>
        <w:rPr>
          <w:lang w:eastAsia="fr-FR"/>
        </w:rPr>
      </w:pPr>
      <w:r>
        <w:rPr>
          <w:lang w:eastAsia="fr-FR"/>
        </w:rPr>
        <w:t>Données diverses entre outils, ce qui rend la consolidation fragile.</w:t>
      </w:r>
    </w:p>
    <w:p w14:paraId="068ED4BA" w14:textId="54A19595" w:rsidR="00852A42" w:rsidRDefault="00852A42" w:rsidP="00852A42">
      <w:pPr>
        <w:pStyle w:val="Paragraphedeliste"/>
        <w:numPr>
          <w:ilvl w:val="0"/>
          <w:numId w:val="100"/>
        </w:numPr>
        <w:rPr>
          <w:lang w:eastAsia="fr-FR"/>
        </w:rPr>
      </w:pPr>
      <w:r>
        <w:rPr>
          <w:lang w:eastAsia="fr-FR"/>
        </w:rPr>
        <w:t xml:space="preserve">Absence d’orchestration (pas de pipeline </w:t>
      </w:r>
      <w:proofErr w:type="gramStart"/>
      <w:r>
        <w:rPr>
          <w:lang w:eastAsia="fr-FR"/>
        </w:rPr>
        <w:t>claire:</w:t>
      </w:r>
      <w:proofErr w:type="gramEnd"/>
      <w:r>
        <w:rPr>
          <w:lang w:eastAsia="fr-FR"/>
        </w:rPr>
        <w:t xml:space="preserve"> entrée → calcul → rapport).</w:t>
      </w:r>
    </w:p>
    <w:p w14:paraId="30838AAF" w14:textId="15C52B7C" w:rsidR="00852A42" w:rsidRDefault="00852A42" w:rsidP="00852A42">
      <w:pPr>
        <w:pStyle w:val="Paragraphedeliste"/>
        <w:numPr>
          <w:ilvl w:val="0"/>
          <w:numId w:val="100"/>
        </w:numPr>
        <w:rPr>
          <w:lang w:eastAsia="fr-FR"/>
        </w:rPr>
      </w:pPr>
      <w:r>
        <w:rPr>
          <w:lang w:eastAsia="fr-FR"/>
        </w:rPr>
        <w:t>Difficile à faire évoluer</w:t>
      </w:r>
      <w:r w:rsidR="004A159F">
        <w:rPr>
          <w:lang w:eastAsia="fr-FR"/>
        </w:rPr>
        <w:t xml:space="preserve"> par rapport au contexte spécifique des client d’</w:t>
      </w:r>
      <w:proofErr w:type="spellStart"/>
      <w:r w:rsidR="004A159F">
        <w:rPr>
          <w:lang w:eastAsia="fr-FR"/>
        </w:rPr>
        <w:t>E-Aubonne</w:t>
      </w:r>
      <w:proofErr w:type="spellEnd"/>
      <w:r>
        <w:rPr>
          <w:lang w:eastAsia="fr-FR"/>
        </w:rPr>
        <w:t xml:space="preserve"> (nouveaux scénarios, métriques, gabarits).</w:t>
      </w:r>
    </w:p>
    <w:p w14:paraId="416C2E5F" w14:textId="77777777" w:rsidR="00852A42" w:rsidRDefault="00852A42" w:rsidP="00852A42">
      <w:pPr>
        <w:pStyle w:val="Paragraphedeliste"/>
        <w:numPr>
          <w:ilvl w:val="0"/>
          <w:numId w:val="99"/>
        </w:numPr>
        <w:rPr>
          <w:lang w:eastAsia="fr-FR"/>
        </w:rPr>
      </w:pPr>
      <w:r>
        <w:rPr>
          <w:lang w:eastAsia="fr-FR"/>
        </w:rPr>
        <w:t>Impacts</w:t>
      </w:r>
    </w:p>
    <w:p w14:paraId="6E3BC155" w14:textId="17FD3AE4" w:rsidR="00852A42" w:rsidRDefault="004A159F" w:rsidP="004A159F">
      <w:pPr>
        <w:pStyle w:val="Paragraphedeliste"/>
        <w:ind w:left="1068"/>
        <w:rPr>
          <w:lang w:eastAsia="fr-FR"/>
        </w:rPr>
      </w:pPr>
      <w:r>
        <w:rPr>
          <w:lang w:eastAsia="fr-FR"/>
        </w:rPr>
        <w:t>Les impacts principaux sont les c</w:t>
      </w:r>
      <w:r w:rsidR="00852A42">
        <w:rPr>
          <w:lang w:eastAsia="fr-FR"/>
        </w:rPr>
        <w:t xml:space="preserve">oûts de temps </w:t>
      </w:r>
      <w:r>
        <w:rPr>
          <w:lang w:eastAsia="fr-FR"/>
        </w:rPr>
        <w:t>élevé</w:t>
      </w:r>
      <w:r w:rsidR="006E28E5">
        <w:rPr>
          <w:lang w:eastAsia="fr-FR"/>
        </w:rPr>
        <w:t>s</w:t>
      </w:r>
      <w:r>
        <w:rPr>
          <w:lang w:eastAsia="fr-FR"/>
        </w:rPr>
        <w:t xml:space="preserve"> </w:t>
      </w:r>
      <w:r w:rsidR="00852A42">
        <w:rPr>
          <w:lang w:eastAsia="fr-FR"/>
        </w:rPr>
        <w:t xml:space="preserve">et </w:t>
      </w:r>
      <w:r w:rsidR="006E28E5">
        <w:rPr>
          <w:lang w:eastAsia="fr-FR"/>
        </w:rPr>
        <w:t xml:space="preserve">les </w:t>
      </w:r>
      <w:r w:rsidR="00852A42">
        <w:rPr>
          <w:lang w:eastAsia="fr-FR"/>
        </w:rPr>
        <w:t>risque</w:t>
      </w:r>
      <w:r w:rsidR="006E28E5">
        <w:rPr>
          <w:lang w:eastAsia="fr-FR"/>
        </w:rPr>
        <w:t>s</w:t>
      </w:r>
      <w:r w:rsidR="00852A42">
        <w:rPr>
          <w:lang w:eastAsia="fr-FR"/>
        </w:rPr>
        <w:t xml:space="preserve"> de non-qualité (erreurs, incohérences</w:t>
      </w:r>
      <w:r>
        <w:rPr>
          <w:lang w:eastAsia="fr-FR"/>
        </w:rPr>
        <w:t xml:space="preserve"> du fait des approximations pour </w:t>
      </w:r>
      <w:proofErr w:type="spellStart"/>
      <w:r>
        <w:rPr>
          <w:lang w:eastAsia="fr-FR"/>
        </w:rPr>
        <w:t>pour</w:t>
      </w:r>
      <w:proofErr w:type="spellEnd"/>
      <w:r>
        <w:rPr>
          <w:lang w:eastAsia="fr-FR"/>
        </w:rPr>
        <w:t xml:space="preserve"> les </w:t>
      </w:r>
      <w:proofErr w:type="spellStart"/>
      <w:r>
        <w:rPr>
          <w:lang w:eastAsia="fr-FR"/>
        </w:rPr>
        <w:t>photovoltaiques</w:t>
      </w:r>
      <w:proofErr w:type="spellEnd"/>
      <w:r>
        <w:rPr>
          <w:lang w:eastAsia="fr-FR"/>
        </w:rPr>
        <w:t xml:space="preserve"> qui ne sont pas couplées au réseau</w:t>
      </w:r>
      <w:r w:rsidR="00852A42">
        <w:rPr>
          <w:lang w:eastAsia="fr-FR"/>
        </w:rPr>
        <w:t>).</w:t>
      </w:r>
    </w:p>
    <w:p w14:paraId="2574B9D4" w14:textId="38B4B662" w:rsidR="004A159F" w:rsidRPr="009B0F10" w:rsidRDefault="004A159F" w:rsidP="004A159F">
      <w:pPr>
        <w:rPr>
          <w:lang w:eastAsia="fr-FR"/>
        </w:rPr>
      </w:pPr>
      <w:r>
        <w:rPr>
          <w:lang w:eastAsia="fr-FR"/>
        </w:rPr>
        <w:t>Somme toute, l</w:t>
      </w:r>
      <w:r w:rsidRPr="004A159F">
        <w:rPr>
          <w:lang w:eastAsia="fr-FR"/>
        </w:rPr>
        <w:t>’existant fournit des résultats crédibles mais au prix d’un flux manuel dispersé, peu traçable et coûteux. Une solution intégrée (collecte PVGIS, calculs énergétiques et financiers unifiés, génération automatique de rapports) est nécessaire pour fiabiliser, accélérer et industrialiser le processus.</w:t>
      </w:r>
    </w:p>
    <w:p w14:paraId="31F5F5E1" w14:textId="55DA956D" w:rsidR="009335F1" w:rsidRDefault="00DD7534" w:rsidP="004F4FD1">
      <w:pPr>
        <w:pStyle w:val="Titre2"/>
      </w:pPr>
      <w:bookmarkStart w:id="18" w:name="_Toc210558637"/>
      <w:r>
        <w:t>II.</w:t>
      </w:r>
      <w:r w:rsidR="00E6527D">
        <w:t>3</w:t>
      </w:r>
      <w:r w:rsidR="009335F1">
        <w:t>. Proposition de solution</w:t>
      </w:r>
      <w:bookmarkEnd w:id="18"/>
    </w:p>
    <w:p w14:paraId="43E69832" w14:textId="3DAAC65A" w:rsidR="00BD1188" w:rsidRPr="00BD1188" w:rsidRDefault="00BD1188" w:rsidP="00F33E34">
      <w:pPr>
        <w:pStyle w:val="Titre3"/>
      </w:pPr>
      <w:bookmarkStart w:id="19" w:name="_Toc210558638"/>
      <w:r>
        <w:t>II.</w:t>
      </w:r>
      <w:r w:rsidR="00E6527D">
        <w:t>3</w:t>
      </w:r>
      <w:r w:rsidR="00C23467">
        <w:t>.1. Formulation du thème</w:t>
      </w:r>
      <w:bookmarkEnd w:id="19"/>
    </w:p>
    <w:p w14:paraId="00699FBE" w14:textId="4CFE2C01" w:rsidR="00C23467" w:rsidRPr="00233024" w:rsidRDefault="00C23467" w:rsidP="0012138C">
      <w:pPr>
        <w:spacing w:line="360" w:lineRule="auto"/>
        <w:jc w:val="both"/>
        <w:rPr>
          <w:rFonts w:ascii="Times New Roman" w:hAnsi="Times New Roman" w:cs="Times New Roman"/>
          <w:sz w:val="24"/>
          <w:szCs w:val="24"/>
          <w:lang w:val="fr-CM"/>
        </w:rPr>
      </w:pPr>
      <w:r w:rsidRPr="00233024">
        <w:rPr>
          <w:rFonts w:ascii="Times New Roman" w:hAnsi="Times New Roman" w:cs="Times New Roman"/>
          <w:sz w:val="24"/>
          <w:szCs w:val="24"/>
          <w:lang w:val="fr-CM"/>
        </w:rPr>
        <w:t>Dans le souci d</w:t>
      </w:r>
      <w:r w:rsidR="006E28E5">
        <w:rPr>
          <w:rFonts w:ascii="Times New Roman" w:hAnsi="Times New Roman" w:cs="Times New Roman"/>
          <w:sz w:val="24"/>
          <w:szCs w:val="24"/>
          <w:lang w:val="fr-CM"/>
        </w:rPr>
        <w:t>e pallier aux limites des processus d’estimation soulevés dans la partie précédente</w:t>
      </w:r>
      <w:r w:rsidR="00FD7907">
        <w:rPr>
          <w:rFonts w:ascii="Times New Roman" w:hAnsi="Times New Roman" w:cs="Times New Roman"/>
          <w:sz w:val="24"/>
          <w:szCs w:val="24"/>
          <w:lang w:val="fr-CM"/>
        </w:rPr>
        <w:t xml:space="preserve"> et des opportunités ressorties dans la matrice SWOT</w:t>
      </w:r>
      <w:r w:rsidR="006E28E5">
        <w:rPr>
          <w:rFonts w:ascii="Times New Roman" w:hAnsi="Times New Roman" w:cs="Times New Roman"/>
          <w:sz w:val="24"/>
          <w:szCs w:val="24"/>
          <w:lang w:val="fr-CM"/>
        </w:rPr>
        <w:t>, n</w:t>
      </w:r>
      <w:r w:rsidRPr="00233024">
        <w:rPr>
          <w:rFonts w:ascii="Times New Roman" w:hAnsi="Times New Roman" w:cs="Times New Roman"/>
          <w:sz w:val="24"/>
          <w:szCs w:val="24"/>
          <w:lang w:val="fr-CM"/>
        </w:rPr>
        <w:t>ous avons opté pour une solution informatique,</w:t>
      </w:r>
      <w:r w:rsidR="00C21597">
        <w:rPr>
          <w:rFonts w:ascii="Times New Roman" w:hAnsi="Times New Roman" w:cs="Times New Roman"/>
          <w:sz w:val="24"/>
          <w:szCs w:val="24"/>
          <w:lang w:val="fr-CM"/>
        </w:rPr>
        <w:t xml:space="preserve"> robuste et intégrée dans l’application </w:t>
      </w:r>
      <w:r w:rsidR="00A12A27">
        <w:rPr>
          <w:rFonts w:ascii="Times New Roman" w:hAnsi="Times New Roman" w:cs="Times New Roman"/>
          <w:sz w:val="24"/>
          <w:szCs w:val="24"/>
          <w:lang w:val="fr-CM"/>
        </w:rPr>
        <w:t xml:space="preserve">Java </w:t>
      </w:r>
      <w:r w:rsidR="00C21597">
        <w:rPr>
          <w:rFonts w:ascii="Times New Roman" w:hAnsi="Times New Roman" w:cs="Times New Roman"/>
          <w:sz w:val="24"/>
          <w:szCs w:val="24"/>
          <w:lang w:val="fr-CM"/>
        </w:rPr>
        <w:t>d</w:t>
      </w:r>
      <w:r w:rsidR="00A12A27">
        <w:rPr>
          <w:rFonts w:ascii="Times New Roman" w:hAnsi="Times New Roman" w:cs="Times New Roman"/>
          <w:sz w:val="24"/>
          <w:szCs w:val="24"/>
          <w:lang w:val="fr-CM"/>
        </w:rPr>
        <w:t>’</w:t>
      </w:r>
      <w:r w:rsidR="00C21597">
        <w:rPr>
          <w:rFonts w:ascii="Times New Roman" w:hAnsi="Times New Roman" w:cs="Times New Roman"/>
          <w:sz w:val="24"/>
          <w:szCs w:val="24"/>
          <w:lang w:val="fr-CM"/>
        </w:rPr>
        <w:t xml:space="preserve">étude </w:t>
      </w:r>
      <w:proofErr w:type="spellStart"/>
      <w:r w:rsidR="00C21597">
        <w:rPr>
          <w:rFonts w:ascii="Times New Roman" w:hAnsi="Times New Roman" w:cs="Times New Roman"/>
          <w:sz w:val="24"/>
          <w:szCs w:val="24"/>
          <w:lang w:val="fr-CM"/>
        </w:rPr>
        <w:t>photovoltaique</w:t>
      </w:r>
      <w:proofErr w:type="spellEnd"/>
      <w:r w:rsidR="00C21597">
        <w:rPr>
          <w:rFonts w:ascii="Times New Roman" w:hAnsi="Times New Roman" w:cs="Times New Roman"/>
          <w:sz w:val="24"/>
          <w:szCs w:val="24"/>
          <w:lang w:val="fr-CM"/>
        </w:rPr>
        <w:t xml:space="preserve"> dont </w:t>
      </w:r>
      <w:proofErr w:type="spellStart"/>
      <w:r w:rsidR="00C21597">
        <w:rPr>
          <w:rFonts w:ascii="Times New Roman" w:hAnsi="Times New Roman" w:cs="Times New Roman"/>
          <w:sz w:val="24"/>
          <w:szCs w:val="24"/>
          <w:lang w:val="fr-CM"/>
        </w:rPr>
        <w:t>E-Aubonne</w:t>
      </w:r>
      <w:proofErr w:type="spellEnd"/>
      <w:r w:rsidR="00C21597">
        <w:rPr>
          <w:rFonts w:ascii="Times New Roman" w:hAnsi="Times New Roman" w:cs="Times New Roman"/>
          <w:sz w:val="24"/>
          <w:szCs w:val="24"/>
          <w:lang w:val="fr-CM"/>
        </w:rPr>
        <w:t xml:space="preserve"> dispose déjà.</w:t>
      </w:r>
      <w:r w:rsidRPr="00233024">
        <w:rPr>
          <w:rFonts w:ascii="Times New Roman" w:hAnsi="Times New Roman" w:cs="Times New Roman"/>
          <w:sz w:val="24"/>
          <w:szCs w:val="24"/>
          <w:lang w:val="fr-CM"/>
        </w:rPr>
        <w:t xml:space="preserve"> Notre </w:t>
      </w:r>
      <w:r w:rsidR="00DA76F3">
        <w:rPr>
          <w:rFonts w:ascii="Times New Roman" w:hAnsi="Times New Roman" w:cs="Times New Roman"/>
          <w:sz w:val="24"/>
          <w:szCs w:val="24"/>
          <w:lang w:val="fr-CM"/>
        </w:rPr>
        <w:t>stage assistant ingénieur</w:t>
      </w:r>
      <w:r w:rsidRPr="00233024">
        <w:rPr>
          <w:rFonts w:ascii="Times New Roman" w:hAnsi="Times New Roman" w:cs="Times New Roman"/>
          <w:sz w:val="24"/>
          <w:szCs w:val="24"/>
          <w:lang w:val="fr-CM"/>
        </w:rPr>
        <w:t xml:space="preserve"> se fera donc selon le thème suivant :</w:t>
      </w:r>
    </w:p>
    <w:p w14:paraId="325CB0D7" w14:textId="0E772D12" w:rsidR="00E6527D" w:rsidRPr="00233024" w:rsidRDefault="00C23467" w:rsidP="0012138C">
      <w:pPr>
        <w:spacing w:line="360" w:lineRule="auto"/>
        <w:jc w:val="both"/>
        <w:rPr>
          <w:rFonts w:ascii="Times New Roman" w:hAnsi="Times New Roman" w:cs="Times New Roman"/>
          <w:sz w:val="24"/>
          <w:szCs w:val="24"/>
          <w:lang w:val="fr-CM"/>
        </w:rPr>
      </w:pPr>
      <w:r w:rsidRPr="00233024">
        <w:rPr>
          <w:rFonts w:ascii="Times New Roman" w:hAnsi="Times New Roman" w:cs="Times New Roman"/>
          <w:sz w:val="24"/>
          <w:szCs w:val="24"/>
          <w:lang w:val="fr-CM"/>
        </w:rPr>
        <w:t>«</w:t>
      </w:r>
      <w:r w:rsidR="00A12A27" w:rsidRPr="00A12A27">
        <w:rPr>
          <w:rFonts w:ascii="Times New Roman" w:hAnsi="Times New Roman" w:cs="Times New Roman"/>
          <w:sz w:val="24"/>
          <w:szCs w:val="24"/>
        </w:rPr>
        <w:t xml:space="preserve"> </w:t>
      </w:r>
      <w:r w:rsidR="00A12A27">
        <w:rPr>
          <w:rFonts w:ascii="Times New Roman" w:hAnsi="Times New Roman" w:cs="Times New Roman"/>
          <w:sz w:val="24"/>
          <w:szCs w:val="24"/>
        </w:rPr>
        <w:t>Conception, d</w:t>
      </w:r>
      <w:r w:rsidR="00A12A27" w:rsidRPr="00A12A27">
        <w:rPr>
          <w:rFonts w:ascii="Times New Roman" w:hAnsi="Times New Roman" w:cs="Times New Roman"/>
          <w:sz w:val="24"/>
          <w:szCs w:val="24"/>
        </w:rPr>
        <w:t>éveloppement et intégration d’un module énergétique–financier photovoltaïque unifié dans l’outil</w:t>
      </w:r>
      <w:r w:rsidR="00A12A27">
        <w:rPr>
          <w:rFonts w:ascii="Times New Roman" w:hAnsi="Times New Roman" w:cs="Times New Roman"/>
          <w:sz w:val="24"/>
          <w:szCs w:val="24"/>
        </w:rPr>
        <w:t xml:space="preserve"> d’étude de panneaux solaires</w:t>
      </w:r>
      <w:r w:rsidR="00A12A27" w:rsidRPr="00A12A27">
        <w:rPr>
          <w:rFonts w:ascii="Times New Roman" w:hAnsi="Times New Roman" w:cs="Times New Roman"/>
          <w:sz w:val="24"/>
          <w:szCs w:val="24"/>
        </w:rPr>
        <w:t xml:space="preserve"> d</w:t>
      </w:r>
      <w:r w:rsidR="00A12A27">
        <w:rPr>
          <w:rFonts w:ascii="Times New Roman" w:hAnsi="Times New Roman" w:cs="Times New Roman"/>
          <w:sz w:val="24"/>
          <w:szCs w:val="24"/>
        </w:rPr>
        <w:t>’</w:t>
      </w:r>
      <w:proofErr w:type="spellStart"/>
      <w:r w:rsidR="00A12A27">
        <w:rPr>
          <w:rFonts w:ascii="Times New Roman" w:hAnsi="Times New Roman" w:cs="Times New Roman"/>
          <w:sz w:val="24"/>
          <w:szCs w:val="24"/>
        </w:rPr>
        <w:t>E-Aubonne</w:t>
      </w:r>
      <w:proofErr w:type="spellEnd"/>
      <w:r w:rsidR="00A12A27">
        <w:rPr>
          <w:rFonts w:ascii="Times New Roman" w:hAnsi="Times New Roman" w:cs="Times New Roman"/>
          <w:sz w:val="24"/>
          <w:szCs w:val="24"/>
        </w:rPr>
        <w:t xml:space="preserve"> </w:t>
      </w:r>
      <w:r w:rsidRPr="00233024">
        <w:rPr>
          <w:rFonts w:ascii="Times New Roman" w:hAnsi="Times New Roman" w:cs="Times New Roman"/>
          <w:sz w:val="24"/>
          <w:szCs w:val="24"/>
          <w:lang w:val="fr-CM"/>
        </w:rPr>
        <w:t>».</w:t>
      </w:r>
    </w:p>
    <w:p w14:paraId="038937B4" w14:textId="77777777" w:rsidR="00BD1188" w:rsidRPr="00BD1188" w:rsidRDefault="00C23467" w:rsidP="0012138C">
      <w:pPr>
        <w:pStyle w:val="Titre3"/>
        <w:rPr>
          <w:lang w:val="fr-CM"/>
        </w:rPr>
      </w:pPr>
      <w:bookmarkStart w:id="20" w:name="_Toc210558639"/>
      <w:r>
        <w:rPr>
          <w:lang w:val="fr-CM"/>
        </w:rPr>
        <w:t>II.3.2. Objectifs</w:t>
      </w:r>
      <w:bookmarkEnd w:id="20"/>
    </w:p>
    <w:p w14:paraId="422AACA9" w14:textId="49D343CE" w:rsidR="00C23467" w:rsidRPr="00BD1188" w:rsidRDefault="00BD1188" w:rsidP="0012138C">
      <w:pPr>
        <w:pStyle w:val="Titre4"/>
        <w:rPr>
          <w:lang w:val="fr-CM"/>
        </w:rPr>
      </w:pPr>
      <w:r>
        <w:rPr>
          <w:lang w:val="fr-CM"/>
        </w:rPr>
        <w:t xml:space="preserve">II.3.2.1. </w:t>
      </w:r>
    </w:p>
    <w:p w14:paraId="3B801E93" w14:textId="603BD002" w:rsidR="00E6527D" w:rsidRDefault="00E6527D" w:rsidP="00E6527D">
      <w:pPr>
        <w:rPr>
          <w:rFonts w:ascii="Times New Roman" w:hAnsi="Times New Roman" w:cs="Times New Roman"/>
          <w:sz w:val="24"/>
          <w:szCs w:val="24"/>
          <w:lang w:eastAsia="fr-FR"/>
        </w:rPr>
      </w:pPr>
      <w:r w:rsidRPr="008C5D3F">
        <w:rPr>
          <w:rFonts w:ascii="Times New Roman" w:hAnsi="Times New Roman" w:cs="Times New Roman"/>
          <w:sz w:val="24"/>
          <w:szCs w:val="24"/>
          <w:lang w:eastAsia="fr-FR"/>
        </w:rPr>
        <w:t xml:space="preserve">Dans l’optique de résoudre le problème précédent, le projet qui nous est </w:t>
      </w:r>
      <w:proofErr w:type="spellStart"/>
      <w:r w:rsidRPr="008C5D3F">
        <w:rPr>
          <w:rFonts w:ascii="Times New Roman" w:hAnsi="Times New Roman" w:cs="Times New Roman"/>
          <w:sz w:val="24"/>
          <w:szCs w:val="24"/>
          <w:lang w:eastAsia="fr-FR"/>
        </w:rPr>
        <w:t>soumi</w:t>
      </w:r>
      <w:proofErr w:type="spellEnd"/>
      <w:r w:rsidRPr="008C5D3F">
        <w:rPr>
          <w:rFonts w:ascii="Times New Roman" w:hAnsi="Times New Roman" w:cs="Times New Roman"/>
          <w:sz w:val="24"/>
          <w:szCs w:val="24"/>
          <w:lang w:eastAsia="fr-FR"/>
        </w:rPr>
        <w:t xml:space="preserve"> a pour objectif de concevoir et </w:t>
      </w:r>
      <w:r w:rsidR="00297BE0">
        <w:rPr>
          <w:rFonts w:ascii="Times New Roman" w:hAnsi="Times New Roman" w:cs="Times New Roman"/>
          <w:sz w:val="24"/>
          <w:szCs w:val="24"/>
          <w:lang w:eastAsia="fr-FR"/>
        </w:rPr>
        <w:t>d’</w:t>
      </w:r>
      <w:r w:rsidRPr="008C5D3F">
        <w:rPr>
          <w:rFonts w:ascii="Times New Roman" w:hAnsi="Times New Roman" w:cs="Times New Roman"/>
          <w:sz w:val="24"/>
          <w:szCs w:val="24"/>
          <w:lang w:eastAsia="fr-FR"/>
        </w:rPr>
        <w:t xml:space="preserve">implémenter un module d’estimation photovoltaïque, intégré à l’application interne de l’entreprise, permettant d’obtenir des estimations énergétiques et financières fiables (pour les différents types de systèmes </w:t>
      </w:r>
      <w:proofErr w:type="spellStart"/>
      <w:r w:rsidRPr="008C5D3F">
        <w:rPr>
          <w:rFonts w:ascii="Times New Roman" w:hAnsi="Times New Roman" w:cs="Times New Roman"/>
          <w:sz w:val="24"/>
          <w:szCs w:val="24"/>
          <w:lang w:eastAsia="fr-FR"/>
        </w:rPr>
        <w:t>photovoltaiques</w:t>
      </w:r>
      <w:proofErr w:type="spellEnd"/>
      <w:r w:rsidRPr="008C5D3F">
        <w:rPr>
          <w:rFonts w:ascii="Times New Roman" w:hAnsi="Times New Roman" w:cs="Times New Roman"/>
          <w:sz w:val="24"/>
          <w:szCs w:val="24"/>
          <w:lang w:eastAsia="fr-FR"/>
        </w:rPr>
        <w:t>) à partir d’entrées simples, avec la génération de rapports.</w:t>
      </w:r>
    </w:p>
    <w:p w14:paraId="431CDCCD" w14:textId="77777777" w:rsidR="002826F0" w:rsidRPr="00E6527D" w:rsidRDefault="002826F0" w:rsidP="002826F0">
      <w:pPr>
        <w:rPr>
          <w:rFonts w:ascii="Times New Roman" w:hAnsi="Times New Roman" w:cs="Times New Roman"/>
          <w:sz w:val="24"/>
          <w:szCs w:val="24"/>
          <w:lang w:eastAsia="fr-FR"/>
        </w:rPr>
      </w:pPr>
      <w:r>
        <w:rPr>
          <w:rFonts w:ascii="Times New Roman" w:hAnsi="Times New Roman" w:cs="Times New Roman"/>
          <w:sz w:val="24"/>
          <w:szCs w:val="24"/>
          <w:lang w:eastAsia="fr-FR"/>
        </w:rPr>
        <w:lastRenderedPageBreak/>
        <w:t>La finalité de ce projet est d’</w:t>
      </w:r>
      <w:r w:rsidRPr="002826F0">
        <w:rPr>
          <w:rFonts w:ascii="Times New Roman" w:hAnsi="Times New Roman" w:cs="Times New Roman"/>
          <w:sz w:val="24"/>
          <w:szCs w:val="24"/>
          <w:lang w:eastAsia="fr-FR"/>
        </w:rPr>
        <w:t>estimer la production photovoltaïque (</w:t>
      </w:r>
      <w:proofErr w:type="spellStart"/>
      <w:r w:rsidRPr="002826F0">
        <w:rPr>
          <w:rFonts w:ascii="Times New Roman" w:hAnsi="Times New Roman" w:cs="Times New Roman"/>
          <w:sz w:val="24"/>
          <w:szCs w:val="24"/>
          <w:lang w:eastAsia="fr-FR"/>
        </w:rPr>
        <w:t>Grid</w:t>
      </w:r>
      <w:proofErr w:type="spellEnd"/>
      <w:r w:rsidRPr="002826F0">
        <w:rPr>
          <w:rFonts w:ascii="Times New Roman" w:hAnsi="Times New Roman" w:cs="Times New Roman"/>
          <w:sz w:val="24"/>
          <w:szCs w:val="24"/>
          <w:lang w:eastAsia="fr-FR"/>
        </w:rPr>
        <w:t>/Tracker/Off-</w:t>
      </w:r>
      <w:proofErr w:type="spellStart"/>
      <w:r w:rsidRPr="002826F0">
        <w:rPr>
          <w:rFonts w:ascii="Times New Roman" w:hAnsi="Times New Roman" w:cs="Times New Roman"/>
          <w:sz w:val="24"/>
          <w:szCs w:val="24"/>
          <w:lang w:eastAsia="fr-FR"/>
        </w:rPr>
        <w:t>Grid</w:t>
      </w:r>
      <w:proofErr w:type="spellEnd"/>
      <w:r w:rsidRPr="002826F0">
        <w:rPr>
          <w:rFonts w:ascii="Times New Roman" w:hAnsi="Times New Roman" w:cs="Times New Roman"/>
          <w:sz w:val="24"/>
          <w:szCs w:val="24"/>
          <w:lang w:eastAsia="fr-FR"/>
        </w:rPr>
        <w:t>) via PVGIS, en déduire des indicateurs financiers (VAN, cash-flows) et produire des rapports (PDF/CSV) pour les études préliminaires</w:t>
      </w:r>
      <w:r w:rsidRPr="008C5D3F">
        <w:rPr>
          <w:rFonts w:ascii="Times New Roman" w:hAnsi="Times New Roman" w:cs="Times New Roman"/>
          <w:sz w:val="24"/>
          <w:szCs w:val="24"/>
          <w:lang w:eastAsia="fr-FR"/>
        </w:rPr>
        <w:t>.</w:t>
      </w:r>
    </w:p>
    <w:p w14:paraId="3E399BDA" w14:textId="77777777" w:rsidR="002826F0" w:rsidRPr="00E6527D" w:rsidRDefault="002826F0" w:rsidP="00E6527D">
      <w:pPr>
        <w:rPr>
          <w:rFonts w:ascii="Times New Roman" w:hAnsi="Times New Roman" w:cs="Times New Roman"/>
          <w:sz w:val="24"/>
          <w:szCs w:val="24"/>
          <w:lang w:eastAsia="fr-FR"/>
        </w:rPr>
      </w:pPr>
    </w:p>
    <w:p w14:paraId="6D7DB92E" w14:textId="77777777" w:rsidR="00C23467" w:rsidRPr="00BD1188" w:rsidRDefault="00BD1188" w:rsidP="0012138C">
      <w:pPr>
        <w:pStyle w:val="Titre4"/>
        <w:rPr>
          <w:lang w:val="fr-CM"/>
        </w:rPr>
      </w:pPr>
      <w:r>
        <w:rPr>
          <w:lang w:val="fr-CM"/>
        </w:rPr>
        <w:t xml:space="preserve">II.3.2.2. </w:t>
      </w:r>
      <w:r w:rsidR="00C23467" w:rsidRPr="00BD1188">
        <w:rPr>
          <w:lang w:val="fr-CM"/>
        </w:rPr>
        <w:t>Objectifs spécifiques</w:t>
      </w:r>
    </w:p>
    <w:p w14:paraId="7F5A6B5E" w14:textId="6493D0E0" w:rsidR="00A12A27" w:rsidRPr="00A12A27" w:rsidRDefault="00E6527D" w:rsidP="00A12A27">
      <w:pPr>
        <w:rPr>
          <w:rFonts w:ascii="Times New Roman" w:hAnsi="Times New Roman" w:cs="Times New Roman"/>
          <w:sz w:val="24"/>
          <w:szCs w:val="24"/>
          <w:lang w:eastAsia="fr-FR"/>
        </w:rPr>
      </w:pPr>
      <w:r w:rsidRPr="008C5D3F">
        <w:rPr>
          <w:rFonts w:ascii="Times New Roman" w:hAnsi="Times New Roman" w:cs="Times New Roman"/>
          <w:sz w:val="24"/>
          <w:szCs w:val="24"/>
          <w:lang w:eastAsia="fr-FR"/>
        </w:rPr>
        <w:t>Les objectifs spécifiques de ce projet sont :</w:t>
      </w:r>
    </w:p>
    <w:p w14:paraId="4AD5E9E3" w14:textId="4520B432" w:rsidR="00A12A27" w:rsidRPr="00162525" w:rsidRDefault="00A12A27" w:rsidP="00A12A27">
      <w:pPr>
        <w:numPr>
          <w:ilvl w:val="0"/>
          <w:numId w:val="91"/>
        </w:numPr>
        <w:rPr>
          <w:rFonts w:ascii="Times New Roman" w:hAnsi="Times New Roman" w:cs="Times New Roman"/>
          <w:sz w:val="24"/>
          <w:szCs w:val="24"/>
          <w:lang w:val="fr-CM"/>
        </w:rPr>
      </w:pPr>
      <w:r>
        <w:rPr>
          <w:rFonts w:ascii="Times New Roman" w:hAnsi="Times New Roman" w:cs="Times New Roman"/>
          <w:sz w:val="24"/>
          <w:szCs w:val="24"/>
          <w:lang w:val="fr-CM"/>
        </w:rPr>
        <w:t>Concevoir, i</w:t>
      </w:r>
      <w:r w:rsidRPr="00162525">
        <w:rPr>
          <w:rFonts w:ascii="Times New Roman" w:hAnsi="Times New Roman" w:cs="Times New Roman"/>
          <w:sz w:val="24"/>
          <w:szCs w:val="24"/>
          <w:lang w:val="fr-CM"/>
        </w:rPr>
        <w:t>ntégrer</w:t>
      </w:r>
      <w:r>
        <w:rPr>
          <w:rFonts w:ascii="Times New Roman" w:hAnsi="Times New Roman" w:cs="Times New Roman"/>
          <w:sz w:val="24"/>
          <w:szCs w:val="24"/>
          <w:lang w:val="fr-CM"/>
        </w:rPr>
        <w:t xml:space="preserve"> et analyser</w:t>
      </w:r>
      <w:r w:rsidRPr="00162525">
        <w:rPr>
          <w:rFonts w:ascii="Times New Roman" w:hAnsi="Times New Roman" w:cs="Times New Roman"/>
          <w:sz w:val="24"/>
          <w:szCs w:val="24"/>
          <w:lang w:val="fr-CM"/>
        </w:rPr>
        <w:t xml:space="preserve"> </w:t>
      </w:r>
      <w:r>
        <w:rPr>
          <w:rFonts w:ascii="Times New Roman" w:hAnsi="Times New Roman" w:cs="Times New Roman"/>
          <w:sz w:val="24"/>
          <w:szCs w:val="24"/>
          <w:lang w:val="fr-CM"/>
        </w:rPr>
        <w:t xml:space="preserve">les données d’estimation de production de tous les types de système </w:t>
      </w:r>
      <w:proofErr w:type="spellStart"/>
      <w:r>
        <w:rPr>
          <w:rFonts w:ascii="Times New Roman" w:hAnsi="Times New Roman" w:cs="Times New Roman"/>
          <w:sz w:val="24"/>
          <w:szCs w:val="24"/>
          <w:lang w:val="fr-CM"/>
        </w:rPr>
        <w:t>photovoltaique</w:t>
      </w:r>
      <w:proofErr w:type="spellEnd"/>
      <w:r>
        <w:rPr>
          <w:rFonts w:ascii="Times New Roman" w:hAnsi="Times New Roman" w:cs="Times New Roman"/>
          <w:sz w:val="24"/>
          <w:szCs w:val="24"/>
          <w:lang w:val="fr-CM"/>
        </w:rPr>
        <w:t xml:space="preserve"> (couplé au réseau, hors réseau et suiveur) dans l’application interne de l’entreprise.</w:t>
      </w:r>
    </w:p>
    <w:p w14:paraId="49199E4D" w14:textId="6A314614" w:rsidR="00C21597" w:rsidRPr="00C21597" w:rsidRDefault="00C21597" w:rsidP="00C21597">
      <w:pPr>
        <w:numPr>
          <w:ilvl w:val="0"/>
          <w:numId w:val="91"/>
        </w:numPr>
        <w:rPr>
          <w:rFonts w:ascii="Times New Roman" w:hAnsi="Times New Roman" w:cs="Times New Roman"/>
          <w:sz w:val="24"/>
          <w:szCs w:val="24"/>
          <w:lang w:val="fr-CM"/>
        </w:rPr>
      </w:pPr>
      <w:r w:rsidRPr="00C21597">
        <w:rPr>
          <w:rFonts w:ascii="Times New Roman" w:hAnsi="Times New Roman" w:cs="Times New Roman"/>
          <w:sz w:val="24"/>
          <w:szCs w:val="24"/>
          <w:lang w:val="fr-CM"/>
        </w:rPr>
        <w:t>Réd</w:t>
      </w:r>
      <w:r>
        <w:rPr>
          <w:rFonts w:ascii="Times New Roman" w:hAnsi="Times New Roman" w:cs="Times New Roman"/>
          <w:sz w:val="24"/>
          <w:szCs w:val="24"/>
          <w:lang w:val="fr-CM"/>
        </w:rPr>
        <w:t>uire</w:t>
      </w:r>
      <w:r w:rsidRPr="00C21597">
        <w:rPr>
          <w:rFonts w:ascii="Times New Roman" w:hAnsi="Times New Roman" w:cs="Times New Roman"/>
          <w:sz w:val="24"/>
          <w:szCs w:val="24"/>
          <w:lang w:val="fr-CM"/>
        </w:rPr>
        <w:t xml:space="preserve"> </w:t>
      </w:r>
      <w:r>
        <w:rPr>
          <w:rFonts w:ascii="Times New Roman" w:hAnsi="Times New Roman" w:cs="Times New Roman"/>
          <w:sz w:val="24"/>
          <w:szCs w:val="24"/>
          <w:lang w:val="fr-CM"/>
        </w:rPr>
        <w:t>le</w:t>
      </w:r>
      <w:r w:rsidRPr="00C21597">
        <w:rPr>
          <w:rFonts w:ascii="Times New Roman" w:hAnsi="Times New Roman" w:cs="Times New Roman"/>
          <w:sz w:val="24"/>
          <w:szCs w:val="24"/>
          <w:lang w:val="fr-CM"/>
        </w:rPr>
        <w:t xml:space="preserve"> temps de préparation d’un rapport d’estimation.</w:t>
      </w:r>
    </w:p>
    <w:p w14:paraId="2279E358" w14:textId="3BE67C6A" w:rsidR="00C21597" w:rsidRPr="00C21597" w:rsidRDefault="00C21597" w:rsidP="00C21597">
      <w:pPr>
        <w:numPr>
          <w:ilvl w:val="0"/>
          <w:numId w:val="91"/>
        </w:numPr>
        <w:rPr>
          <w:rFonts w:ascii="Times New Roman" w:hAnsi="Times New Roman" w:cs="Times New Roman"/>
          <w:sz w:val="24"/>
          <w:szCs w:val="24"/>
          <w:lang w:val="fr-CM"/>
        </w:rPr>
      </w:pPr>
      <w:r w:rsidRPr="00C21597">
        <w:rPr>
          <w:rFonts w:ascii="Times New Roman" w:hAnsi="Times New Roman" w:cs="Times New Roman"/>
          <w:sz w:val="24"/>
          <w:szCs w:val="24"/>
          <w:lang w:val="fr-CM"/>
        </w:rPr>
        <w:t>Diminu</w:t>
      </w:r>
      <w:r>
        <w:rPr>
          <w:rFonts w:ascii="Times New Roman" w:hAnsi="Times New Roman" w:cs="Times New Roman"/>
          <w:sz w:val="24"/>
          <w:szCs w:val="24"/>
          <w:lang w:val="fr-CM"/>
        </w:rPr>
        <w:t>er</w:t>
      </w:r>
      <w:r w:rsidRPr="00C21597">
        <w:rPr>
          <w:rFonts w:ascii="Times New Roman" w:hAnsi="Times New Roman" w:cs="Times New Roman"/>
          <w:sz w:val="24"/>
          <w:szCs w:val="24"/>
          <w:lang w:val="fr-CM"/>
        </w:rPr>
        <w:t xml:space="preserve"> </w:t>
      </w:r>
      <w:r>
        <w:rPr>
          <w:rFonts w:ascii="Times New Roman" w:hAnsi="Times New Roman" w:cs="Times New Roman"/>
          <w:sz w:val="24"/>
          <w:szCs w:val="24"/>
          <w:lang w:val="fr-CM"/>
        </w:rPr>
        <w:t>les</w:t>
      </w:r>
      <w:r w:rsidRPr="00C21597">
        <w:rPr>
          <w:rFonts w:ascii="Times New Roman" w:hAnsi="Times New Roman" w:cs="Times New Roman"/>
          <w:sz w:val="24"/>
          <w:szCs w:val="24"/>
          <w:lang w:val="fr-CM"/>
        </w:rPr>
        <w:t xml:space="preserve"> risque</w:t>
      </w:r>
      <w:r>
        <w:rPr>
          <w:rFonts w:ascii="Times New Roman" w:hAnsi="Times New Roman" w:cs="Times New Roman"/>
          <w:sz w:val="24"/>
          <w:szCs w:val="24"/>
          <w:lang w:val="fr-CM"/>
        </w:rPr>
        <w:t>s</w:t>
      </w:r>
      <w:r w:rsidRPr="00C21597">
        <w:rPr>
          <w:rFonts w:ascii="Times New Roman" w:hAnsi="Times New Roman" w:cs="Times New Roman"/>
          <w:sz w:val="24"/>
          <w:szCs w:val="24"/>
          <w:lang w:val="fr-CM"/>
        </w:rPr>
        <w:t xml:space="preserve"> d’erreurs manuelles dans la consolidation</w:t>
      </w:r>
      <w:r>
        <w:rPr>
          <w:rFonts w:ascii="Times New Roman" w:hAnsi="Times New Roman" w:cs="Times New Roman"/>
          <w:sz w:val="24"/>
          <w:szCs w:val="24"/>
          <w:lang w:val="fr-CM"/>
        </w:rPr>
        <w:t xml:space="preserve"> en un seul rapport de résultats d’outils différents</w:t>
      </w:r>
      <w:r w:rsidRPr="00C21597">
        <w:rPr>
          <w:rFonts w:ascii="Times New Roman" w:hAnsi="Times New Roman" w:cs="Times New Roman"/>
          <w:sz w:val="24"/>
          <w:szCs w:val="24"/>
          <w:lang w:val="fr-CM"/>
        </w:rPr>
        <w:t>.</w:t>
      </w:r>
    </w:p>
    <w:p w14:paraId="300B3F97" w14:textId="77777777" w:rsidR="00E6527D" w:rsidRPr="00162525" w:rsidRDefault="00E6527D" w:rsidP="00E6527D">
      <w:pPr>
        <w:numPr>
          <w:ilvl w:val="0"/>
          <w:numId w:val="91"/>
        </w:numPr>
        <w:rPr>
          <w:rFonts w:ascii="Times New Roman" w:hAnsi="Times New Roman" w:cs="Times New Roman"/>
          <w:sz w:val="24"/>
          <w:szCs w:val="24"/>
          <w:lang w:val="fr-CM"/>
        </w:rPr>
      </w:pPr>
      <w:r w:rsidRPr="00162525">
        <w:rPr>
          <w:rFonts w:ascii="Times New Roman" w:hAnsi="Times New Roman" w:cs="Times New Roman"/>
          <w:sz w:val="24"/>
          <w:szCs w:val="24"/>
          <w:lang w:val="fr-CM"/>
        </w:rPr>
        <w:t xml:space="preserve">Modéliser les données et calculs </w:t>
      </w:r>
      <w:r>
        <w:rPr>
          <w:rFonts w:ascii="Times New Roman" w:hAnsi="Times New Roman" w:cs="Times New Roman"/>
          <w:sz w:val="24"/>
          <w:szCs w:val="24"/>
          <w:lang w:val="fr-CM"/>
        </w:rPr>
        <w:t>puis</w:t>
      </w:r>
      <w:r w:rsidRPr="00162525">
        <w:rPr>
          <w:rFonts w:ascii="Times New Roman" w:hAnsi="Times New Roman" w:cs="Times New Roman"/>
          <w:sz w:val="24"/>
          <w:szCs w:val="24"/>
          <w:lang w:val="fr-CM"/>
        </w:rPr>
        <w:t xml:space="preserve"> implémenter les indicateurs financiers (VAN,</w:t>
      </w:r>
      <w:r>
        <w:rPr>
          <w:rFonts w:ascii="Times New Roman" w:hAnsi="Times New Roman" w:cs="Times New Roman"/>
          <w:sz w:val="24"/>
          <w:szCs w:val="24"/>
          <w:lang w:val="fr-CM"/>
        </w:rPr>
        <w:t> …</w:t>
      </w:r>
      <w:r w:rsidRPr="00162525">
        <w:rPr>
          <w:rFonts w:ascii="Times New Roman" w:hAnsi="Times New Roman" w:cs="Times New Roman"/>
          <w:sz w:val="24"/>
          <w:szCs w:val="24"/>
          <w:lang w:val="fr-CM"/>
        </w:rPr>
        <w:t>).</w:t>
      </w:r>
    </w:p>
    <w:p w14:paraId="3A93571A" w14:textId="77777777" w:rsidR="00E6527D" w:rsidRPr="00162525" w:rsidRDefault="00E6527D" w:rsidP="00E6527D">
      <w:pPr>
        <w:numPr>
          <w:ilvl w:val="0"/>
          <w:numId w:val="91"/>
        </w:numPr>
        <w:rPr>
          <w:rFonts w:ascii="Times New Roman" w:hAnsi="Times New Roman" w:cs="Times New Roman"/>
          <w:sz w:val="24"/>
          <w:szCs w:val="24"/>
          <w:lang w:val="fr-CM"/>
        </w:rPr>
      </w:pPr>
      <w:r>
        <w:rPr>
          <w:rFonts w:ascii="Times New Roman" w:hAnsi="Times New Roman" w:cs="Times New Roman"/>
          <w:sz w:val="24"/>
          <w:szCs w:val="24"/>
          <w:lang w:val="fr-CM"/>
        </w:rPr>
        <w:t>Créer une interface ergonomique, v</w:t>
      </w:r>
      <w:r w:rsidRPr="00162525">
        <w:rPr>
          <w:rFonts w:ascii="Times New Roman" w:hAnsi="Times New Roman" w:cs="Times New Roman"/>
          <w:sz w:val="24"/>
          <w:szCs w:val="24"/>
          <w:lang w:val="fr-CM"/>
        </w:rPr>
        <w:t>alide</w:t>
      </w:r>
      <w:r>
        <w:rPr>
          <w:rFonts w:ascii="Times New Roman" w:hAnsi="Times New Roman" w:cs="Times New Roman"/>
          <w:sz w:val="24"/>
          <w:szCs w:val="24"/>
          <w:lang w:val="fr-CM"/>
        </w:rPr>
        <w:t>r</w:t>
      </w:r>
      <w:r w:rsidRPr="00162525">
        <w:rPr>
          <w:rFonts w:ascii="Times New Roman" w:hAnsi="Times New Roman" w:cs="Times New Roman"/>
          <w:sz w:val="24"/>
          <w:szCs w:val="24"/>
          <w:lang w:val="fr-CM"/>
        </w:rPr>
        <w:t xml:space="preserve"> les entrées</w:t>
      </w:r>
      <w:r>
        <w:rPr>
          <w:rFonts w:ascii="Times New Roman" w:hAnsi="Times New Roman" w:cs="Times New Roman"/>
          <w:sz w:val="24"/>
          <w:szCs w:val="24"/>
          <w:lang w:val="fr-CM"/>
        </w:rPr>
        <w:t xml:space="preserve"> des formulaires</w:t>
      </w:r>
      <w:r w:rsidRPr="00162525">
        <w:rPr>
          <w:rFonts w:ascii="Times New Roman" w:hAnsi="Times New Roman" w:cs="Times New Roman"/>
          <w:sz w:val="24"/>
          <w:szCs w:val="24"/>
          <w:lang w:val="fr-CM"/>
        </w:rPr>
        <w:t xml:space="preserve"> et orchestrer les flux via des contrôleurs fiables.</w:t>
      </w:r>
    </w:p>
    <w:p w14:paraId="418152B8" w14:textId="333838D6" w:rsidR="00E6527D" w:rsidRPr="00802C08" w:rsidRDefault="00E6527D" w:rsidP="00E6527D">
      <w:pPr>
        <w:numPr>
          <w:ilvl w:val="0"/>
          <w:numId w:val="91"/>
        </w:numPr>
        <w:rPr>
          <w:rFonts w:ascii="Times New Roman" w:hAnsi="Times New Roman" w:cs="Times New Roman"/>
          <w:sz w:val="24"/>
          <w:szCs w:val="24"/>
          <w:lang w:val="fr-CM"/>
        </w:rPr>
      </w:pPr>
      <w:r w:rsidRPr="00162525">
        <w:rPr>
          <w:rFonts w:ascii="Times New Roman" w:hAnsi="Times New Roman" w:cs="Times New Roman"/>
          <w:sz w:val="24"/>
          <w:szCs w:val="24"/>
          <w:lang w:val="fr-CM"/>
        </w:rPr>
        <w:t>Industrialiser la qualité</w:t>
      </w:r>
      <w:r>
        <w:rPr>
          <w:rFonts w:ascii="Times New Roman" w:hAnsi="Times New Roman" w:cs="Times New Roman"/>
          <w:sz w:val="24"/>
          <w:szCs w:val="24"/>
          <w:lang w:val="fr-CM"/>
        </w:rPr>
        <w:t xml:space="preserve"> </w:t>
      </w:r>
      <w:r w:rsidRPr="00162525">
        <w:rPr>
          <w:rFonts w:ascii="Times New Roman" w:hAnsi="Times New Roman" w:cs="Times New Roman"/>
          <w:sz w:val="24"/>
          <w:szCs w:val="24"/>
          <w:lang w:val="fr-CM"/>
        </w:rPr>
        <w:t>: tests unitaires, couverture ciblée, analyse statique, et documentation d’usage.</w:t>
      </w:r>
    </w:p>
    <w:p w14:paraId="7190DC90" w14:textId="77777777" w:rsidR="00C23467" w:rsidRDefault="00C23467" w:rsidP="006C67F2">
      <w:pPr>
        <w:pStyle w:val="Titre3"/>
        <w:rPr>
          <w:lang w:val="fr-CM"/>
        </w:rPr>
      </w:pPr>
      <w:bookmarkStart w:id="21" w:name="_Toc210558640"/>
      <w:r>
        <w:rPr>
          <w:lang w:val="fr-CM"/>
        </w:rPr>
        <w:t>II.3.3. Cahier de charges</w:t>
      </w:r>
      <w:bookmarkEnd w:id="21"/>
    </w:p>
    <w:p w14:paraId="5D6A6ED5" w14:textId="77777777" w:rsidR="000775D2" w:rsidRPr="00BD1188" w:rsidRDefault="00BD1188" w:rsidP="0012138C">
      <w:pPr>
        <w:pStyle w:val="Titre4"/>
        <w:rPr>
          <w:lang w:val="fr-CM"/>
        </w:rPr>
      </w:pPr>
      <w:r>
        <w:rPr>
          <w:lang w:val="fr-CM"/>
        </w:rPr>
        <w:t xml:space="preserve">II.3.3.1 </w:t>
      </w:r>
      <w:r w:rsidR="002F7270" w:rsidRPr="00BD1188">
        <w:rPr>
          <w:lang w:val="fr-CM"/>
        </w:rPr>
        <w:t>Expressions des besoins</w:t>
      </w:r>
    </w:p>
    <w:p w14:paraId="572AB838" w14:textId="77777777" w:rsidR="002F7270" w:rsidRDefault="002F7270" w:rsidP="00C50501">
      <w:pPr>
        <w:pStyle w:val="Paragraphedeliste"/>
        <w:numPr>
          <w:ilvl w:val="0"/>
          <w:numId w:val="2"/>
        </w:numPr>
        <w:spacing w:line="360" w:lineRule="auto"/>
        <w:rPr>
          <w:rFonts w:ascii="Times New Roman" w:hAnsi="Times New Roman" w:cs="Times New Roman"/>
          <w:sz w:val="24"/>
          <w:lang w:val="fr-CM"/>
        </w:rPr>
      </w:pPr>
      <w:r>
        <w:rPr>
          <w:rFonts w:ascii="Times New Roman" w:hAnsi="Times New Roman" w:cs="Times New Roman"/>
          <w:sz w:val="24"/>
          <w:lang w:val="fr-CM"/>
        </w:rPr>
        <w:t>Besoins fonctionnels</w:t>
      </w:r>
    </w:p>
    <w:p w14:paraId="1CEA2A31" w14:textId="7957015B" w:rsidR="002F7270" w:rsidRPr="002F7270" w:rsidRDefault="002F7270" w:rsidP="0012138C">
      <w:pPr>
        <w:pStyle w:val="Paragraphedeliste"/>
        <w:spacing w:line="360" w:lineRule="auto"/>
        <w:ind w:left="0"/>
        <w:rPr>
          <w:rFonts w:ascii="Times New Roman" w:hAnsi="Times New Roman" w:cs="Times New Roman"/>
          <w:sz w:val="24"/>
          <w:lang w:val="fr-CM"/>
        </w:rPr>
      </w:pPr>
      <w:r w:rsidRPr="002F7270">
        <w:rPr>
          <w:rFonts w:ascii="Times New Roman" w:hAnsi="Times New Roman" w:cs="Times New Roman"/>
          <w:sz w:val="24"/>
          <w:lang w:val="fr-CM"/>
        </w:rPr>
        <w:t xml:space="preserve">Il s'agit des fonctionnalités du </w:t>
      </w:r>
      <w:r w:rsidR="00934519">
        <w:rPr>
          <w:rFonts w:ascii="Times New Roman" w:hAnsi="Times New Roman" w:cs="Times New Roman"/>
          <w:sz w:val="24"/>
          <w:lang w:val="fr-CM"/>
        </w:rPr>
        <w:t>module à développer</w:t>
      </w:r>
      <w:r w:rsidRPr="002F7270">
        <w:rPr>
          <w:rFonts w:ascii="Times New Roman" w:hAnsi="Times New Roman" w:cs="Times New Roman"/>
          <w:sz w:val="24"/>
          <w:lang w:val="fr-CM"/>
        </w:rPr>
        <w:t>. Ce système doit permettre de :</w:t>
      </w:r>
    </w:p>
    <w:p w14:paraId="5E615837" w14:textId="5DE8E88B" w:rsidR="002F7270" w:rsidRPr="002F7270" w:rsidRDefault="00934519" w:rsidP="00C50501">
      <w:pPr>
        <w:pStyle w:val="Paragraphedeliste"/>
        <w:numPr>
          <w:ilvl w:val="1"/>
          <w:numId w:val="4"/>
        </w:numPr>
        <w:spacing w:line="360" w:lineRule="auto"/>
        <w:jc w:val="both"/>
        <w:rPr>
          <w:rFonts w:ascii="Times New Roman" w:hAnsi="Times New Roman" w:cs="Times New Roman"/>
          <w:sz w:val="24"/>
          <w:lang w:val="fr-CM"/>
        </w:rPr>
      </w:pPr>
      <w:r>
        <w:rPr>
          <w:rFonts w:ascii="Times New Roman" w:hAnsi="Times New Roman" w:cs="Times New Roman"/>
          <w:sz w:val="24"/>
          <w:lang w:val="fr-CM"/>
        </w:rPr>
        <w:t xml:space="preserve">Estimer la production </w:t>
      </w:r>
      <w:proofErr w:type="gramStart"/>
      <w:r>
        <w:rPr>
          <w:rFonts w:ascii="Times New Roman" w:hAnsi="Times New Roman" w:cs="Times New Roman"/>
          <w:sz w:val="24"/>
          <w:lang w:val="fr-CM"/>
        </w:rPr>
        <w:t>d’énergie  de</w:t>
      </w:r>
      <w:proofErr w:type="gramEnd"/>
      <w:r>
        <w:rPr>
          <w:rFonts w:ascii="Times New Roman" w:hAnsi="Times New Roman" w:cs="Times New Roman"/>
          <w:sz w:val="24"/>
          <w:lang w:val="fr-CM"/>
        </w:rPr>
        <w:t xml:space="preserve"> tout type de PV</w:t>
      </w:r>
      <w:r w:rsidRPr="00934519">
        <w:rPr>
          <w:rFonts w:ascii="Times New Roman" w:hAnsi="Times New Roman" w:cs="Times New Roman"/>
          <w:sz w:val="24"/>
          <w:lang w:val="fr-CM"/>
        </w:rPr>
        <w:t xml:space="preserve"> </w:t>
      </w:r>
      <w:r>
        <w:rPr>
          <w:rFonts w:ascii="Times New Roman" w:hAnsi="Times New Roman" w:cs="Times New Roman"/>
          <w:sz w:val="24"/>
          <w:lang w:val="fr-CM"/>
        </w:rPr>
        <w:t xml:space="preserve">(couplé au réseau, hors réseau, </w:t>
      </w:r>
      <w:proofErr w:type="gramStart"/>
      <w:r>
        <w:rPr>
          <w:rFonts w:ascii="Times New Roman" w:hAnsi="Times New Roman" w:cs="Times New Roman"/>
          <w:sz w:val="24"/>
          <w:lang w:val="fr-CM"/>
        </w:rPr>
        <w:t xml:space="preserve">suiveur) </w:t>
      </w:r>
      <w:r w:rsidR="002F7270" w:rsidRPr="002F7270">
        <w:rPr>
          <w:rFonts w:ascii="Times New Roman" w:hAnsi="Times New Roman" w:cs="Times New Roman"/>
          <w:sz w:val="24"/>
          <w:lang w:val="fr-CM"/>
        </w:rPr>
        <w:t xml:space="preserve"> ;</w:t>
      </w:r>
      <w:proofErr w:type="gramEnd"/>
    </w:p>
    <w:p w14:paraId="57821B95" w14:textId="67AD7569" w:rsidR="002F7270" w:rsidRPr="002F7270" w:rsidRDefault="00934519" w:rsidP="00C50501">
      <w:pPr>
        <w:pStyle w:val="Paragraphedeliste"/>
        <w:numPr>
          <w:ilvl w:val="1"/>
          <w:numId w:val="4"/>
        </w:numPr>
        <w:spacing w:line="360" w:lineRule="auto"/>
        <w:jc w:val="both"/>
        <w:rPr>
          <w:rFonts w:ascii="Times New Roman" w:hAnsi="Times New Roman" w:cs="Times New Roman"/>
          <w:sz w:val="24"/>
          <w:lang w:val="fr-CM"/>
        </w:rPr>
      </w:pPr>
      <w:r>
        <w:rPr>
          <w:rFonts w:ascii="Times New Roman" w:hAnsi="Times New Roman" w:cs="Times New Roman"/>
          <w:sz w:val="24"/>
          <w:lang w:val="fr-CM"/>
        </w:rPr>
        <w:t xml:space="preserve">Voir les graphes d’estimation de production </w:t>
      </w:r>
      <w:proofErr w:type="spellStart"/>
      <w:r>
        <w:rPr>
          <w:rFonts w:ascii="Times New Roman" w:hAnsi="Times New Roman" w:cs="Times New Roman"/>
          <w:sz w:val="24"/>
          <w:lang w:val="fr-CM"/>
        </w:rPr>
        <w:t>d’energie</w:t>
      </w:r>
      <w:proofErr w:type="spellEnd"/>
      <w:r>
        <w:rPr>
          <w:rFonts w:ascii="Times New Roman" w:hAnsi="Times New Roman" w:cs="Times New Roman"/>
          <w:sz w:val="24"/>
          <w:lang w:val="fr-CM"/>
        </w:rPr>
        <w:t xml:space="preserve"> des </w:t>
      </w:r>
      <w:proofErr w:type="gramStart"/>
      <w:r>
        <w:rPr>
          <w:rFonts w:ascii="Times New Roman" w:hAnsi="Times New Roman" w:cs="Times New Roman"/>
          <w:sz w:val="24"/>
          <w:lang w:val="fr-CM"/>
        </w:rPr>
        <w:t>PV</w:t>
      </w:r>
      <w:r w:rsidR="002F7270" w:rsidRPr="002F7270">
        <w:rPr>
          <w:rFonts w:ascii="Times New Roman" w:hAnsi="Times New Roman" w:cs="Times New Roman"/>
          <w:sz w:val="24"/>
          <w:lang w:val="fr-CM"/>
        </w:rPr>
        <w:t>;</w:t>
      </w:r>
      <w:proofErr w:type="gramEnd"/>
    </w:p>
    <w:p w14:paraId="356908A8" w14:textId="7B1AC114" w:rsidR="002F7270" w:rsidRPr="002F7270" w:rsidRDefault="00934519" w:rsidP="00C50501">
      <w:pPr>
        <w:pStyle w:val="Paragraphedeliste"/>
        <w:numPr>
          <w:ilvl w:val="1"/>
          <w:numId w:val="4"/>
        </w:numPr>
        <w:spacing w:line="360" w:lineRule="auto"/>
        <w:jc w:val="both"/>
        <w:rPr>
          <w:rFonts w:ascii="Times New Roman" w:hAnsi="Times New Roman" w:cs="Times New Roman"/>
          <w:sz w:val="24"/>
          <w:lang w:val="fr-CM"/>
        </w:rPr>
      </w:pPr>
      <w:r>
        <w:rPr>
          <w:rFonts w:ascii="Times New Roman" w:hAnsi="Times New Roman" w:cs="Times New Roman"/>
          <w:sz w:val="24"/>
          <w:lang w:val="fr-CM"/>
        </w:rPr>
        <w:t xml:space="preserve">Voir les </w:t>
      </w:r>
      <w:proofErr w:type="spellStart"/>
      <w:r>
        <w:rPr>
          <w:rFonts w:ascii="Times New Roman" w:hAnsi="Times New Roman" w:cs="Times New Roman"/>
          <w:sz w:val="24"/>
          <w:lang w:val="fr-CM"/>
        </w:rPr>
        <w:t>grapes</w:t>
      </w:r>
      <w:proofErr w:type="spellEnd"/>
      <w:r>
        <w:rPr>
          <w:rFonts w:ascii="Times New Roman" w:hAnsi="Times New Roman" w:cs="Times New Roman"/>
          <w:sz w:val="24"/>
          <w:lang w:val="fr-CM"/>
        </w:rPr>
        <w:t xml:space="preserve"> de rentabilité financière du système PV</w:t>
      </w:r>
      <w:r w:rsidR="002F7270" w:rsidRPr="002F7270">
        <w:rPr>
          <w:rFonts w:ascii="Times New Roman" w:hAnsi="Times New Roman" w:cs="Times New Roman"/>
          <w:sz w:val="24"/>
          <w:lang w:val="fr-CM"/>
        </w:rPr>
        <w:t xml:space="preserve"> ;</w:t>
      </w:r>
    </w:p>
    <w:p w14:paraId="197DF398" w14:textId="5E9E3C08" w:rsidR="002F7270" w:rsidRPr="002F7270" w:rsidRDefault="00934519" w:rsidP="00C50501">
      <w:pPr>
        <w:pStyle w:val="Paragraphedeliste"/>
        <w:numPr>
          <w:ilvl w:val="1"/>
          <w:numId w:val="4"/>
        </w:numPr>
        <w:spacing w:line="360" w:lineRule="auto"/>
        <w:jc w:val="both"/>
        <w:rPr>
          <w:rFonts w:ascii="Times New Roman" w:hAnsi="Times New Roman" w:cs="Times New Roman"/>
          <w:sz w:val="24"/>
          <w:lang w:val="fr-CM"/>
        </w:rPr>
      </w:pPr>
      <w:r>
        <w:rPr>
          <w:rFonts w:ascii="Times New Roman" w:hAnsi="Times New Roman" w:cs="Times New Roman"/>
          <w:sz w:val="24"/>
          <w:lang w:val="fr-CM"/>
        </w:rPr>
        <w:t xml:space="preserve">Exporter les </w:t>
      </w:r>
      <w:proofErr w:type="spellStart"/>
      <w:r>
        <w:rPr>
          <w:rFonts w:ascii="Times New Roman" w:hAnsi="Times New Roman" w:cs="Times New Roman"/>
          <w:sz w:val="24"/>
          <w:lang w:val="fr-CM"/>
        </w:rPr>
        <w:t>resultats</w:t>
      </w:r>
      <w:proofErr w:type="spellEnd"/>
      <w:r>
        <w:rPr>
          <w:rFonts w:ascii="Times New Roman" w:hAnsi="Times New Roman" w:cs="Times New Roman"/>
          <w:sz w:val="24"/>
          <w:lang w:val="fr-CM"/>
        </w:rPr>
        <w:t xml:space="preserve"> tant financiers que de production </w:t>
      </w:r>
      <w:proofErr w:type="spellStart"/>
      <w:r>
        <w:rPr>
          <w:rFonts w:ascii="Times New Roman" w:hAnsi="Times New Roman" w:cs="Times New Roman"/>
          <w:sz w:val="24"/>
          <w:lang w:val="fr-CM"/>
        </w:rPr>
        <w:t>d’energie</w:t>
      </w:r>
      <w:proofErr w:type="spellEnd"/>
      <w:r>
        <w:rPr>
          <w:rFonts w:ascii="Times New Roman" w:hAnsi="Times New Roman" w:cs="Times New Roman"/>
          <w:sz w:val="24"/>
          <w:lang w:val="fr-CM"/>
        </w:rPr>
        <w:t xml:space="preserve"> en CSV</w:t>
      </w:r>
      <w:r w:rsidR="002F7270" w:rsidRPr="002F7270">
        <w:rPr>
          <w:rFonts w:ascii="Times New Roman" w:hAnsi="Times New Roman" w:cs="Times New Roman"/>
          <w:sz w:val="24"/>
          <w:lang w:val="fr-CM"/>
        </w:rPr>
        <w:t xml:space="preserve"> ;</w:t>
      </w:r>
    </w:p>
    <w:p w14:paraId="21F3AC64" w14:textId="5928B940" w:rsidR="00934519" w:rsidRDefault="00934519" w:rsidP="00C50501">
      <w:pPr>
        <w:pStyle w:val="Paragraphedeliste"/>
        <w:numPr>
          <w:ilvl w:val="1"/>
          <w:numId w:val="4"/>
        </w:numPr>
        <w:spacing w:line="360" w:lineRule="auto"/>
        <w:jc w:val="both"/>
        <w:rPr>
          <w:rFonts w:ascii="Times New Roman" w:hAnsi="Times New Roman" w:cs="Times New Roman"/>
          <w:sz w:val="24"/>
          <w:lang w:val="fr-CM"/>
        </w:rPr>
      </w:pPr>
      <w:r>
        <w:rPr>
          <w:rFonts w:ascii="Times New Roman" w:hAnsi="Times New Roman" w:cs="Times New Roman"/>
          <w:sz w:val="24"/>
          <w:lang w:val="fr-CM"/>
        </w:rPr>
        <w:t xml:space="preserve">Exporter les </w:t>
      </w:r>
      <w:proofErr w:type="spellStart"/>
      <w:r>
        <w:rPr>
          <w:rFonts w:ascii="Times New Roman" w:hAnsi="Times New Roman" w:cs="Times New Roman"/>
          <w:sz w:val="24"/>
          <w:lang w:val="fr-CM"/>
        </w:rPr>
        <w:t>resultats</w:t>
      </w:r>
      <w:proofErr w:type="spellEnd"/>
      <w:r>
        <w:rPr>
          <w:rFonts w:ascii="Times New Roman" w:hAnsi="Times New Roman" w:cs="Times New Roman"/>
          <w:sz w:val="24"/>
          <w:lang w:val="fr-CM"/>
        </w:rPr>
        <w:t xml:space="preserve"> tant financiers que de production </w:t>
      </w:r>
      <w:proofErr w:type="spellStart"/>
      <w:r>
        <w:rPr>
          <w:rFonts w:ascii="Times New Roman" w:hAnsi="Times New Roman" w:cs="Times New Roman"/>
          <w:sz w:val="24"/>
          <w:lang w:val="fr-CM"/>
        </w:rPr>
        <w:t>d’energie</w:t>
      </w:r>
      <w:proofErr w:type="spellEnd"/>
      <w:r>
        <w:rPr>
          <w:rFonts w:ascii="Times New Roman" w:hAnsi="Times New Roman" w:cs="Times New Roman"/>
          <w:sz w:val="24"/>
          <w:lang w:val="fr-CM"/>
        </w:rPr>
        <w:t xml:space="preserve"> en PDF</w:t>
      </w:r>
      <w:r w:rsidRPr="002F7270">
        <w:rPr>
          <w:rFonts w:ascii="Times New Roman" w:hAnsi="Times New Roman" w:cs="Times New Roman"/>
          <w:sz w:val="24"/>
          <w:lang w:val="fr-CM"/>
        </w:rPr>
        <w:t xml:space="preserve"> ;</w:t>
      </w:r>
    </w:p>
    <w:p w14:paraId="70350C00" w14:textId="77777777" w:rsidR="002F7270" w:rsidRPr="00934519" w:rsidRDefault="002F7270" w:rsidP="00934519">
      <w:pPr>
        <w:spacing w:line="360" w:lineRule="auto"/>
        <w:rPr>
          <w:rFonts w:ascii="Times New Roman" w:hAnsi="Times New Roman" w:cs="Times New Roman"/>
          <w:sz w:val="24"/>
          <w:lang w:val="fr-CM"/>
        </w:rPr>
      </w:pPr>
    </w:p>
    <w:p w14:paraId="3E1A548F" w14:textId="77777777" w:rsidR="002F7270" w:rsidRDefault="002F7270" w:rsidP="00C50501">
      <w:pPr>
        <w:pStyle w:val="Paragraphedeliste"/>
        <w:numPr>
          <w:ilvl w:val="0"/>
          <w:numId w:val="2"/>
        </w:numPr>
        <w:spacing w:line="360" w:lineRule="auto"/>
        <w:rPr>
          <w:rFonts w:ascii="Times New Roman" w:hAnsi="Times New Roman" w:cs="Times New Roman"/>
          <w:sz w:val="24"/>
          <w:lang w:val="fr-CM"/>
        </w:rPr>
      </w:pPr>
      <w:r>
        <w:rPr>
          <w:rFonts w:ascii="Times New Roman" w:hAnsi="Times New Roman" w:cs="Times New Roman"/>
          <w:sz w:val="24"/>
          <w:lang w:val="fr-CM"/>
        </w:rPr>
        <w:t>Besoins non fonctionnels</w:t>
      </w:r>
    </w:p>
    <w:p w14:paraId="132AD5D5" w14:textId="77777777" w:rsidR="002F7270" w:rsidRPr="002F7270" w:rsidRDefault="002F7270" w:rsidP="0012138C">
      <w:pPr>
        <w:pStyle w:val="Paragraphedeliste"/>
        <w:spacing w:line="360" w:lineRule="auto"/>
        <w:rPr>
          <w:rFonts w:ascii="Times New Roman" w:hAnsi="Times New Roman" w:cs="Times New Roman"/>
          <w:sz w:val="24"/>
        </w:rPr>
      </w:pPr>
      <w:r>
        <w:rPr>
          <w:rFonts w:ascii="Times New Roman" w:hAnsi="Times New Roman" w:cs="Times New Roman"/>
          <w:sz w:val="24"/>
        </w:rPr>
        <w:t>Il s’agit de</w:t>
      </w:r>
      <w:r w:rsidRPr="002F7270">
        <w:rPr>
          <w:rFonts w:ascii="Times New Roman" w:hAnsi="Times New Roman" w:cs="Times New Roman"/>
          <w:sz w:val="24"/>
        </w:rPr>
        <w:t xml:space="preserve"> :</w:t>
      </w:r>
    </w:p>
    <w:p w14:paraId="6D5A04B9" w14:textId="7CDD2275" w:rsidR="002F7270" w:rsidRDefault="002F7270" w:rsidP="00C50501">
      <w:pPr>
        <w:pStyle w:val="Paragraphedeliste"/>
        <w:numPr>
          <w:ilvl w:val="0"/>
          <w:numId w:val="6"/>
        </w:numPr>
        <w:spacing w:line="360" w:lineRule="auto"/>
        <w:ind w:left="0" w:firstLine="1058"/>
        <w:jc w:val="both"/>
        <w:rPr>
          <w:rFonts w:ascii="Times New Roman" w:hAnsi="Times New Roman" w:cs="Times New Roman"/>
          <w:sz w:val="24"/>
        </w:rPr>
      </w:pPr>
      <w:r w:rsidRPr="002F7270">
        <w:rPr>
          <w:rFonts w:ascii="Times New Roman" w:hAnsi="Times New Roman" w:cs="Times New Roman"/>
          <w:sz w:val="24"/>
        </w:rPr>
        <w:lastRenderedPageBreak/>
        <w:t>Sécurité</w:t>
      </w:r>
      <w:r w:rsidR="00CE4CF6">
        <w:rPr>
          <w:rFonts w:ascii="Times New Roman" w:hAnsi="Times New Roman" w:cs="Times New Roman"/>
          <w:sz w:val="24"/>
        </w:rPr>
        <w:t xml:space="preserve"> et communication</w:t>
      </w:r>
      <w:r w:rsidRPr="002F7270">
        <w:rPr>
          <w:rFonts w:ascii="Times New Roman" w:hAnsi="Times New Roman" w:cs="Times New Roman"/>
          <w:sz w:val="24"/>
        </w:rPr>
        <w:t xml:space="preserve"> : </w:t>
      </w:r>
      <w:r w:rsidR="00CE4CF6">
        <w:rPr>
          <w:rFonts w:ascii="Times New Roman" w:hAnsi="Times New Roman" w:cs="Times New Roman"/>
          <w:sz w:val="24"/>
        </w:rPr>
        <w:t>Comme l</w:t>
      </w:r>
      <w:r w:rsidRPr="002F7270">
        <w:rPr>
          <w:rFonts w:ascii="Times New Roman" w:hAnsi="Times New Roman" w:cs="Times New Roman"/>
          <w:sz w:val="24"/>
        </w:rPr>
        <w:t>e</w:t>
      </w:r>
      <w:r w:rsidR="00CE4CF6">
        <w:rPr>
          <w:rFonts w:ascii="Times New Roman" w:hAnsi="Times New Roman" w:cs="Times New Roman"/>
          <w:sz w:val="24"/>
        </w:rPr>
        <w:t xml:space="preserve"> module d’estimation échangera avec une API externe (PVGIS) il faut s’assurer que c’est échanges externes soient chiffrés et que toutes ls erreurs réseau soient bien gérées </w:t>
      </w:r>
      <w:r>
        <w:rPr>
          <w:rFonts w:ascii="Times New Roman" w:hAnsi="Times New Roman" w:cs="Times New Roman"/>
          <w:sz w:val="24"/>
        </w:rPr>
        <w:t>;</w:t>
      </w:r>
    </w:p>
    <w:p w14:paraId="3C4DEB9B" w14:textId="77777777" w:rsidR="00D517B2" w:rsidRDefault="00CE4CF6" w:rsidP="00D517B2">
      <w:pPr>
        <w:pStyle w:val="Paragraphedeliste"/>
        <w:numPr>
          <w:ilvl w:val="0"/>
          <w:numId w:val="6"/>
        </w:numPr>
        <w:spacing w:line="360" w:lineRule="auto"/>
        <w:ind w:left="0" w:firstLine="1058"/>
        <w:jc w:val="both"/>
        <w:rPr>
          <w:rFonts w:ascii="Times New Roman" w:hAnsi="Times New Roman" w:cs="Times New Roman"/>
          <w:sz w:val="24"/>
        </w:rPr>
      </w:pPr>
      <w:r>
        <w:rPr>
          <w:rFonts w:ascii="Times New Roman" w:hAnsi="Times New Roman" w:cs="Times New Roman"/>
          <w:sz w:val="24"/>
        </w:rPr>
        <w:t xml:space="preserve">Fiabilité, robustesse et résilience : toutes les entrées de formulaires doivent être systématiquement validées et on doit avoir une tolérance aux réponses partielles ou erronées de l’API,  </w:t>
      </w:r>
    </w:p>
    <w:p w14:paraId="487CDDA4" w14:textId="794FC4F3" w:rsidR="00D517B2" w:rsidRDefault="002F7270" w:rsidP="00D517B2">
      <w:pPr>
        <w:pStyle w:val="Paragraphedeliste"/>
        <w:numPr>
          <w:ilvl w:val="0"/>
          <w:numId w:val="6"/>
        </w:numPr>
        <w:spacing w:line="360" w:lineRule="auto"/>
        <w:ind w:left="0" w:firstLine="1058"/>
        <w:jc w:val="both"/>
        <w:rPr>
          <w:rFonts w:ascii="Times New Roman" w:hAnsi="Times New Roman" w:cs="Times New Roman"/>
          <w:sz w:val="24"/>
        </w:rPr>
      </w:pPr>
      <w:r w:rsidRPr="00D517B2">
        <w:rPr>
          <w:rFonts w:ascii="Times New Roman" w:hAnsi="Times New Roman" w:cs="Times New Roman"/>
          <w:sz w:val="24"/>
        </w:rPr>
        <w:t>Performance</w:t>
      </w:r>
      <w:r w:rsidR="00A467CF" w:rsidRPr="00D517B2">
        <w:rPr>
          <w:rFonts w:ascii="Times New Roman" w:hAnsi="Times New Roman" w:cs="Times New Roman"/>
          <w:sz w:val="24"/>
        </w:rPr>
        <w:t xml:space="preserve"> et réactivité</w:t>
      </w:r>
      <w:r w:rsidRPr="00D517B2">
        <w:rPr>
          <w:rFonts w:ascii="Times New Roman" w:hAnsi="Times New Roman" w:cs="Times New Roman"/>
          <w:sz w:val="24"/>
        </w:rPr>
        <w:t xml:space="preserve"> :</w:t>
      </w:r>
      <w:r w:rsidR="00A467CF" w:rsidRPr="00D517B2">
        <w:rPr>
          <w:rFonts w:ascii="Times New Roman" w:hAnsi="Times New Roman" w:cs="Times New Roman"/>
          <w:sz w:val="24"/>
        </w:rPr>
        <w:t xml:space="preserve"> Il s’a</w:t>
      </w:r>
      <w:r w:rsidR="00D517B2" w:rsidRPr="00D517B2">
        <w:rPr>
          <w:rFonts w:ascii="Times New Roman" w:hAnsi="Times New Roman" w:cs="Times New Roman"/>
          <w:sz w:val="24"/>
        </w:rPr>
        <w:t>g</w:t>
      </w:r>
      <w:r w:rsidR="00A467CF" w:rsidRPr="00D517B2">
        <w:rPr>
          <w:rFonts w:ascii="Times New Roman" w:hAnsi="Times New Roman" w:cs="Times New Roman"/>
          <w:sz w:val="24"/>
        </w:rPr>
        <w:t>it d’avoir une UI réactive</w:t>
      </w:r>
      <w:r w:rsidR="00D517B2" w:rsidRPr="00D517B2">
        <w:rPr>
          <w:rFonts w:ascii="Times New Roman" w:hAnsi="Times New Roman" w:cs="Times New Roman"/>
          <w:sz w:val="24"/>
        </w:rPr>
        <w:t xml:space="preserve"> dans laquelle d’interface ne plante pas lorsqu’on effectue des taches ou des </w:t>
      </w:r>
      <w:proofErr w:type="spellStart"/>
      <w:r w:rsidR="00D517B2" w:rsidRPr="00D517B2">
        <w:rPr>
          <w:rFonts w:ascii="Times New Roman" w:hAnsi="Times New Roman" w:cs="Times New Roman"/>
          <w:sz w:val="24"/>
        </w:rPr>
        <w:t>caculs</w:t>
      </w:r>
      <w:proofErr w:type="spellEnd"/>
      <w:r w:rsidR="00D517B2" w:rsidRPr="00D517B2">
        <w:rPr>
          <w:rFonts w:ascii="Times New Roman" w:hAnsi="Times New Roman" w:cs="Times New Roman"/>
          <w:sz w:val="24"/>
        </w:rPr>
        <w:t xml:space="preserve"> lourds. Aussi il faut avoir une certaine réactivité réseau pour l’appel API</w:t>
      </w:r>
      <w:r w:rsidR="00D517B2">
        <w:rPr>
          <w:rFonts w:ascii="Times New Roman" w:hAnsi="Times New Roman" w:cs="Times New Roman"/>
          <w:sz w:val="24"/>
        </w:rPr>
        <w:t xml:space="preserve"> </w:t>
      </w:r>
      <w:r w:rsidRPr="00D517B2">
        <w:rPr>
          <w:rFonts w:ascii="Times New Roman" w:hAnsi="Times New Roman" w:cs="Times New Roman"/>
          <w:sz w:val="24"/>
        </w:rPr>
        <w:t>;</w:t>
      </w:r>
    </w:p>
    <w:p w14:paraId="4EA901CA" w14:textId="1C4CC70C" w:rsidR="002F7270" w:rsidRPr="00D517B2" w:rsidRDefault="002F7270" w:rsidP="00D517B2">
      <w:pPr>
        <w:pStyle w:val="Paragraphedeliste"/>
        <w:numPr>
          <w:ilvl w:val="0"/>
          <w:numId w:val="6"/>
        </w:numPr>
        <w:spacing w:line="360" w:lineRule="auto"/>
        <w:ind w:left="0" w:firstLine="1058"/>
        <w:jc w:val="both"/>
        <w:rPr>
          <w:rFonts w:ascii="Times New Roman" w:hAnsi="Times New Roman" w:cs="Times New Roman"/>
          <w:sz w:val="24"/>
        </w:rPr>
      </w:pPr>
      <w:r w:rsidRPr="00D517B2">
        <w:rPr>
          <w:rFonts w:ascii="Times New Roman" w:hAnsi="Times New Roman" w:cs="Times New Roman"/>
          <w:sz w:val="24"/>
        </w:rPr>
        <w:t>Évolutivité</w:t>
      </w:r>
      <w:r w:rsidR="00D517B2" w:rsidRPr="00D517B2">
        <w:rPr>
          <w:rFonts w:ascii="Times New Roman" w:hAnsi="Times New Roman" w:cs="Times New Roman"/>
          <w:sz w:val="24"/>
        </w:rPr>
        <w:t xml:space="preserve"> et Maintenabilité</w:t>
      </w:r>
      <w:r w:rsidRPr="00D517B2">
        <w:rPr>
          <w:rFonts w:ascii="Times New Roman" w:hAnsi="Times New Roman" w:cs="Times New Roman"/>
          <w:sz w:val="24"/>
        </w:rPr>
        <w:t xml:space="preserve"> : Le système doit être conçu</w:t>
      </w:r>
      <w:r w:rsidR="00D517B2" w:rsidRPr="00D517B2">
        <w:rPr>
          <w:rFonts w:ascii="Times New Roman" w:hAnsi="Times New Roman" w:cs="Times New Roman"/>
          <w:sz w:val="24"/>
        </w:rPr>
        <w:t xml:space="preserve"> avec une architecture modulaire, testable, et maintenable, permettant l’ajout aisé de nouveaux </w:t>
      </w:r>
      <w:proofErr w:type="gramStart"/>
      <w:r w:rsidR="00D517B2" w:rsidRPr="00D517B2">
        <w:rPr>
          <w:rFonts w:ascii="Times New Roman" w:hAnsi="Times New Roman" w:cs="Times New Roman"/>
          <w:sz w:val="24"/>
        </w:rPr>
        <w:t>composants</w:t>
      </w:r>
      <w:r w:rsidRPr="00D517B2">
        <w:rPr>
          <w:rFonts w:ascii="Times New Roman" w:hAnsi="Times New Roman" w:cs="Times New Roman"/>
          <w:sz w:val="24"/>
        </w:rPr>
        <w:t>;</w:t>
      </w:r>
      <w:proofErr w:type="gramEnd"/>
    </w:p>
    <w:p w14:paraId="18AFF3E0" w14:textId="40EC7AAE" w:rsidR="00C77A8F" w:rsidRPr="001D0F7E" w:rsidRDefault="00AF44CB" w:rsidP="001D0F7E">
      <w:pPr>
        <w:pStyle w:val="Titre4"/>
        <w:rPr>
          <w:lang w:val="fr-CM"/>
        </w:rPr>
      </w:pPr>
      <w:r>
        <w:rPr>
          <w:lang w:val="fr-CM"/>
        </w:rPr>
        <w:t xml:space="preserve">II.3.3.2. </w:t>
      </w:r>
      <w:r w:rsidR="002F7270" w:rsidRPr="00AF44CB">
        <w:rPr>
          <w:lang w:val="fr-CM"/>
        </w:rPr>
        <w:t>Déroulement du projet</w:t>
      </w:r>
    </w:p>
    <w:p w14:paraId="312B960B" w14:textId="77777777" w:rsidR="000617D4" w:rsidRDefault="002F7270" w:rsidP="0012138C">
      <w:pPr>
        <w:pStyle w:val="Paragraphedeliste"/>
        <w:spacing w:line="360" w:lineRule="auto"/>
        <w:jc w:val="both"/>
        <w:rPr>
          <w:rFonts w:ascii="Times New Roman" w:hAnsi="Times New Roman" w:cs="Times New Roman"/>
          <w:sz w:val="24"/>
          <w:szCs w:val="24"/>
        </w:rPr>
      </w:pPr>
      <w:r w:rsidRPr="002F7270">
        <w:rPr>
          <w:rFonts w:ascii="Times New Roman" w:hAnsi="Times New Roman" w:cs="Times New Roman"/>
          <w:sz w:val="24"/>
          <w:szCs w:val="24"/>
        </w:rPr>
        <w:t>Afin de mener à bien notre projet, il est important pour nous de planifier les différentes tâches qui nous incombent notamment :</w:t>
      </w:r>
    </w:p>
    <w:p w14:paraId="7027EA47" w14:textId="344C6F3A" w:rsidR="002F7270" w:rsidRPr="002F7270" w:rsidRDefault="002F7270" w:rsidP="00C50501">
      <w:pPr>
        <w:pStyle w:val="Paragraphedeliste"/>
        <w:numPr>
          <w:ilvl w:val="0"/>
          <w:numId w:val="5"/>
        </w:numPr>
        <w:spacing w:line="360" w:lineRule="auto"/>
        <w:ind w:left="709" w:firstLine="425"/>
        <w:jc w:val="both"/>
        <w:rPr>
          <w:rFonts w:ascii="Times New Roman" w:hAnsi="Times New Roman" w:cs="Times New Roman"/>
          <w:sz w:val="24"/>
          <w:szCs w:val="24"/>
        </w:rPr>
      </w:pPr>
      <w:r w:rsidRPr="002F7270">
        <w:rPr>
          <w:rFonts w:ascii="Times New Roman" w:hAnsi="Times New Roman" w:cs="Times New Roman"/>
          <w:sz w:val="24"/>
          <w:szCs w:val="24"/>
        </w:rPr>
        <w:t>L’interview : cette étape est primordiale car elle permet de définir clairement les besoins et les attentes du produit.</w:t>
      </w:r>
      <w:r w:rsidR="00934519">
        <w:rPr>
          <w:rFonts w:ascii="Times New Roman" w:hAnsi="Times New Roman" w:cs="Times New Roman"/>
          <w:sz w:val="24"/>
          <w:szCs w:val="24"/>
        </w:rPr>
        <w:t xml:space="preserve"> Dans notre cas, cela s’est fait en </w:t>
      </w:r>
      <w:r w:rsidR="00672C06">
        <w:rPr>
          <w:rFonts w:ascii="Times New Roman" w:hAnsi="Times New Roman" w:cs="Times New Roman"/>
          <w:sz w:val="24"/>
          <w:szCs w:val="24"/>
        </w:rPr>
        <w:t xml:space="preserve">deux réunions d’une heure chacune durant lesquelles mon maitre de stage me </w:t>
      </w:r>
      <w:r w:rsidR="003F6F5D">
        <w:rPr>
          <w:rFonts w:ascii="Times New Roman" w:hAnsi="Times New Roman" w:cs="Times New Roman"/>
          <w:sz w:val="24"/>
          <w:szCs w:val="24"/>
        </w:rPr>
        <w:t>présentait</w:t>
      </w:r>
      <w:r w:rsidR="00672C06">
        <w:rPr>
          <w:rFonts w:ascii="Times New Roman" w:hAnsi="Times New Roman" w:cs="Times New Roman"/>
          <w:sz w:val="24"/>
          <w:szCs w:val="24"/>
        </w:rPr>
        <w:t xml:space="preserve"> l’application java interne de l’entreprise </w:t>
      </w:r>
      <w:r w:rsidR="00482829">
        <w:rPr>
          <w:rFonts w:ascii="Times New Roman" w:hAnsi="Times New Roman" w:cs="Times New Roman"/>
          <w:sz w:val="24"/>
          <w:szCs w:val="24"/>
        </w:rPr>
        <w:t xml:space="preserve">ainsi que ses soucis actuels concernant l’estimation de </w:t>
      </w:r>
      <w:proofErr w:type="gramStart"/>
      <w:r w:rsidR="00482829">
        <w:rPr>
          <w:rFonts w:ascii="Times New Roman" w:hAnsi="Times New Roman" w:cs="Times New Roman"/>
          <w:sz w:val="24"/>
          <w:szCs w:val="24"/>
        </w:rPr>
        <w:t>production</w:t>
      </w:r>
      <w:r>
        <w:rPr>
          <w:rFonts w:ascii="Times New Roman" w:hAnsi="Times New Roman" w:cs="Times New Roman"/>
          <w:sz w:val="24"/>
          <w:szCs w:val="24"/>
        </w:rPr>
        <w:t>;</w:t>
      </w:r>
      <w:proofErr w:type="gramEnd"/>
    </w:p>
    <w:p w14:paraId="46538E2B" w14:textId="71984D39" w:rsidR="002F7270" w:rsidRPr="002F7270" w:rsidRDefault="002F7270" w:rsidP="00C50501">
      <w:pPr>
        <w:pStyle w:val="Paragraphedeliste"/>
        <w:numPr>
          <w:ilvl w:val="0"/>
          <w:numId w:val="5"/>
        </w:numPr>
        <w:spacing w:line="360" w:lineRule="auto"/>
        <w:ind w:left="851" w:firstLine="283"/>
        <w:jc w:val="both"/>
        <w:rPr>
          <w:rFonts w:ascii="Times New Roman" w:hAnsi="Times New Roman" w:cs="Times New Roman"/>
          <w:sz w:val="24"/>
          <w:szCs w:val="24"/>
        </w:rPr>
      </w:pPr>
      <w:r w:rsidRPr="002F7270">
        <w:rPr>
          <w:rFonts w:ascii="Times New Roman" w:hAnsi="Times New Roman" w:cs="Times New Roman"/>
          <w:sz w:val="24"/>
          <w:szCs w:val="24"/>
        </w:rPr>
        <w:t>L’élaboration du cahier de charge : il s’agit pour nous de produire un document qui permet d’expliquer toutes les spécificités, les attentes et les contraintes de notre projet.</w:t>
      </w:r>
      <w:r w:rsidR="00482829">
        <w:rPr>
          <w:rFonts w:ascii="Times New Roman" w:hAnsi="Times New Roman" w:cs="Times New Roman"/>
          <w:sz w:val="24"/>
          <w:szCs w:val="24"/>
        </w:rPr>
        <w:t xml:space="preserve"> Après avoir analysé les besoins de l’entreprise et les processus existants nous avons proposé un cahier de charge qui </w:t>
      </w:r>
      <w:proofErr w:type="spellStart"/>
      <w:r w:rsidR="00482829">
        <w:rPr>
          <w:rFonts w:ascii="Times New Roman" w:hAnsi="Times New Roman" w:cs="Times New Roman"/>
          <w:sz w:val="24"/>
          <w:szCs w:val="24"/>
        </w:rPr>
        <w:t>reponds</w:t>
      </w:r>
      <w:proofErr w:type="spellEnd"/>
      <w:r w:rsidR="00482829">
        <w:rPr>
          <w:rFonts w:ascii="Times New Roman" w:hAnsi="Times New Roman" w:cs="Times New Roman"/>
          <w:sz w:val="24"/>
          <w:szCs w:val="24"/>
        </w:rPr>
        <w:t xml:space="preserve"> aux préoccupations de l’entreprise. Ce cahier de charge fut validé </w:t>
      </w:r>
      <w:r>
        <w:rPr>
          <w:rFonts w:ascii="Times New Roman" w:hAnsi="Times New Roman" w:cs="Times New Roman"/>
          <w:sz w:val="24"/>
          <w:szCs w:val="24"/>
        </w:rPr>
        <w:t>;</w:t>
      </w:r>
    </w:p>
    <w:p w14:paraId="0E81E283" w14:textId="70D635E4" w:rsidR="002F7270" w:rsidRPr="002F7270" w:rsidRDefault="002F7270" w:rsidP="00C50501">
      <w:pPr>
        <w:pStyle w:val="Paragraphedeliste"/>
        <w:numPr>
          <w:ilvl w:val="0"/>
          <w:numId w:val="5"/>
        </w:numPr>
        <w:spacing w:line="360" w:lineRule="auto"/>
        <w:ind w:left="851" w:firstLine="283"/>
        <w:jc w:val="both"/>
        <w:rPr>
          <w:rFonts w:ascii="Times New Roman" w:hAnsi="Times New Roman" w:cs="Times New Roman"/>
          <w:sz w:val="24"/>
          <w:szCs w:val="24"/>
        </w:rPr>
      </w:pPr>
      <w:r w:rsidRPr="002F7270">
        <w:rPr>
          <w:rFonts w:ascii="Times New Roman" w:hAnsi="Times New Roman" w:cs="Times New Roman"/>
          <w:sz w:val="24"/>
          <w:szCs w:val="24"/>
        </w:rPr>
        <w:t xml:space="preserve">L’analyse du projet : Cette étape de la planification consiste à ressortir les différents acteurs et fonctionnalités de notre application. De ce fait, nous </w:t>
      </w:r>
      <w:r w:rsidR="00482829">
        <w:rPr>
          <w:rFonts w:ascii="Times New Roman" w:hAnsi="Times New Roman" w:cs="Times New Roman"/>
          <w:sz w:val="24"/>
          <w:szCs w:val="24"/>
        </w:rPr>
        <w:t xml:space="preserve">avons produit </w:t>
      </w:r>
      <w:r w:rsidRPr="002F7270">
        <w:rPr>
          <w:rFonts w:ascii="Times New Roman" w:hAnsi="Times New Roman" w:cs="Times New Roman"/>
          <w:sz w:val="24"/>
          <w:szCs w:val="24"/>
        </w:rPr>
        <w:t xml:space="preserve">les </w:t>
      </w:r>
      <w:r>
        <w:rPr>
          <w:rFonts w:ascii="Times New Roman" w:hAnsi="Times New Roman" w:cs="Times New Roman"/>
          <w:sz w:val="24"/>
          <w:szCs w:val="24"/>
        </w:rPr>
        <w:t>différents diagrammes d’analyse ;</w:t>
      </w:r>
    </w:p>
    <w:p w14:paraId="2ECFD7C6" w14:textId="00E5C703" w:rsidR="004C76BF" w:rsidRPr="001D0F7E" w:rsidRDefault="002F7270" w:rsidP="004C76BF">
      <w:pPr>
        <w:pStyle w:val="Paragraphedeliste"/>
        <w:numPr>
          <w:ilvl w:val="0"/>
          <w:numId w:val="5"/>
        </w:numPr>
        <w:spacing w:line="360" w:lineRule="auto"/>
        <w:ind w:left="851" w:firstLine="283"/>
        <w:jc w:val="both"/>
        <w:rPr>
          <w:rFonts w:ascii="Times New Roman" w:hAnsi="Times New Roman" w:cs="Times New Roman"/>
          <w:sz w:val="24"/>
          <w:szCs w:val="24"/>
        </w:rPr>
      </w:pPr>
      <w:r w:rsidRPr="002F7270">
        <w:rPr>
          <w:rFonts w:ascii="Times New Roman" w:hAnsi="Times New Roman" w:cs="Times New Roman"/>
          <w:sz w:val="24"/>
          <w:szCs w:val="24"/>
        </w:rPr>
        <w:t xml:space="preserve">La conception du projet : Cette étape consiste à fournir une description logique plus détaillée afin de pouvoir implémenter aisément le système. De ce fait, nous </w:t>
      </w:r>
      <w:r w:rsidR="00482829">
        <w:rPr>
          <w:rFonts w:ascii="Times New Roman" w:hAnsi="Times New Roman" w:cs="Times New Roman"/>
          <w:sz w:val="24"/>
          <w:szCs w:val="24"/>
        </w:rPr>
        <w:t>avons produit et présenté</w:t>
      </w:r>
      <w:r w:rsidRPr="002F7270">
        <w:rPr>
          <w:rFonts w:ascii="Times New Roman" w:hAnsi="Times New Roman" w:cs="Times New Roman"/>
          <w:sz w:val="24"/>
          <w:szCs w:val="24"/>
        </w:rPr>
        <w:t xml:space="preserve"> les différents diagrammes de conception.</w:t>
      </w:r>
    </w:p>
    <w:p w14:paraId="62CD125C" w14:textId="4326B095" w:rsidR="0070553D" w:rsidRDefault="0070553D" w:rsidP="0012138C">
      <w:pPr>
        <w:pStyle w:val="Titre1"/>
      </w:pPr>
      <w:bookmarkStart w:id="22" w:name="_Toc210558641"/>
      <w:r>
        <w:lastRenderedPageBreak/>
        <w:t xml:space="preserve">PARTIE 2 : </w:t>
      </w:r>
      <w:r w:rsidR="00D517B2">
        <w:t xml:space="preserve">METHODOLOGIE </w:t>
      </w:r>
      <w:r w:rsidR="002826F0">
        <w:t xml:space="preserve">ET MISE EN ŒUVRE </w:t>
      </w:r>
      <w:r w:rsidR="00D517B2">
        <w:t>D</w:t>
      </w:r>
      <w:r w:rsidR="002826F0">
        <w:t>U</w:t>
      </w:r>
      <w:r w:rsidR="00D517B2">
        <w:t xml:space="preserve"> TRAVAIL</w:t>
      </w:r>
      <w:bookmarkEnd w:id="22"/>
    </w:p>
    <w:p w14:paraId="704640BD" w14:textId="7A234EB1" w:rsidR="00310E7D" w:rsidRDefault="00310E7D" w:rsidP="0012138C">
      <w:pPr>
        <w:pStyle w:val="Titre1"/>
      </w:pPr>
      <w:bookmarkStart w:id="23" w:name="_Toc210558642"/>
      <w:r>
        <w:t xml:space="preserve">CHAPITRE III : </w:t>
      </w:r>
      <w:r w:rsidR="002826F0">
        <w:t>ARCHITECTURE GLOBALE DU SYSTEME</w:t>
      </w:r>
      <w:bookmarkEnd w:id="23"/>
    </w:p>
    <w:p w14:paraId="522E9363" w14:textId="5B444516" w:rsidR="00310E7D" w:rsidRDefault="00310E7D" w:rsidP="00310E7D">
      <w:pPr>
        <w:pStyle w:val="Titre2"/>
        <w:rPr>
          <w:lang w:eastAsia="fr-FR"/>
        </w:rPr>
      </w:pPr>
      <w:bookmarkStart w:id="24" w:name="_Hlk209908767"/>
      <w:bookmarkStart w:id="25" w:name="_Toc210558643"/>
      <w:r>
        <w:rPr>
          <w:lang w:eastAsia="fr-FR"/>
        </w:rPr>
        <w:t xml:space="preserve">III.1. </w:t>
      </w:r>
      <w:r w:rsidR="00D87F3C">
        <w:rPr>
          <w:lang w:eastAsia="fr-FR"/>
        </w:rPr>
        <w:t>Choix d’architecture</w:t>
      </w:r>
      <w:bookmarkEnd w:id="25"/>
      <w:r w:rsidR="00D87F3C">
        <w:rPr>
          <w:lang w:eastAsia="fr-FR"/>
        </w:rPr>
        <w:t xml:space="preserve"> </w:t>
      </w:r>
      <w:r w:rsidR="002826F0">
        <w:rPr>
          <w:lang w:eastAsia="fr-FR"/>
        </w:rPr>
        <w:t xml:space="preserve"> </w:t>
      </w:r>
      <w:r>
        <w:rPr>
          <w:lang w:eastAsia="fr-FR"/>
        </w:rPr>
        <w:t xml:space="preserve"> </w:t>
      </w:r>
      <w:bookmarkEnd w:id="24"/>
    </w:p>
    <w:p w14:paraId="4189ADE8" w14:textId="4B192D4B" w:rsidR="00837173" w:rsidRDefault="00D87F3C" w:rsidP="00310E7D">
      <w:pPr>
        <w:spacing w:line="360" w:lineRule="auto"/>
        <w:jc w:val="both"/>
        <w:rPr>
          <w:rFonts w:ascii="Times New Roman" w:hAnsi="Times New Roman" w:cs="Times New Roman"/>
          <w:sz w:val="24"/>
          <w:szCs w:val="24"/>
        </w:rPr>
      </w:pPr>
      <w:r>
        <w:rPr>
          <w:rFonts w:ascii="Times New Roman" w:hAnsi="Times New Roman" w:cs="Times New Roman"/>
          <w:sz w:val="24"/>
        </w:rPr>
        <w:t xml:space="preserve">Pour </w:t>
      </w:r>
      <w:r w:rsidR="00CA352F">
        <w:rPr>
          <w:rFonts w:ascii="Times New Roman" w:hAnsi="Times New Roman" w:cs="Times New Roman"/>
          <w:sz w:val="24"/>
        </w:rPr>
        <w:t>les modules que nous devons ajouter à l’application de l’entreprise</w:t>
      </w:r>
      <w:r>
        <w:rPr>
          <w:rFonts w:ascii="Times New Roman" w:hAnsi="Times New Roman" w:cs="Times New Roman"/>
          <w:sz w:val="24"/>
        </w:rPr>
        <w:t>, nous avons choisi une architecture MVC</w:t>
      </w:r>
      <w:r w:rsidR="00837173">
        <w:rPr>
          <w:rFonts w:ascii="Times New Roman" w:hAnsi="Times New Roman" w:cs="Times New Roman"/>
          <w:sz w:val="24"/>
        </w:rPr>
        <w:t xml:space="preserve"> </w:t>
      </w:r>
      <w:r>
        <w:rPr>
          <w:rFonts w:ascii="Times New Roman" w:hAnsi="Times New Roman" w:cs="Times New Roman"/>
          <w:sz w:val="24"/>
        </w:rPr>
        <w:t>(Model Vue Controller) enrichie d’une couche de Service</w:t>
      </w:r>
      <w:r w:rsidR="00310E7D" w:rsidRPr="00310E7D">
        <w:rPr>
          <w:rFonts w:ascii="Times New Roman" w:hAnsi="Times New Roman" w:cs="Times New Roman"/>
          <w:sz w:val="24"/>
          <w:szCs w:val="24"/>
        </w:rPr>
        <w:t>.</w:t>
      </w:r>
      <w:r>
        <w:rPr>
          <w:rFonts w:ascii="Times New Roman" w:hAnsi="Times New Roman" w:cs="Times New Roman"/>
          <w:sz w:val="24"/>
          <w:szCs w:val="24"/>
        </w:rPr>
        <w:t xml:space="preserve"> </w:t>
      </w:r>
      <w:r w:rsidR="00837173">
        <w:rPr>
          <w:rFonts w:ascii="Times New Roman" w:hAnsi="Times New Roman" w:cs="Times New Roman"/>
          <w:sz w:val="24"/>
          <w:szCs w:val="24"/>
        </w:rPr>
        <w:t>C’est une architecture logicielle constituée de 4 couches principales :</w:t>
      </w:r>
    </w:p>
    <w:p w14:paraId="7DCDFAD0" w14:textId="731927CD" w:rsidR="00837173" w:rsidRPr="00837173" w:rsidRDefault="00837173" w:rsidP="00837173">
      <w:pPr>
        <w:pStyle w:val="Paragraphedeliste"/>
        <w:numPr>
          <w:ilvl w:val="0"/>
          <w:numId w:val="62"/>
        </w:numPr>
        <w:spacing w:line="360" w:lineRule="auto"/>
        <w:jc w:val="both"/>
        <w:rPr>
          <w:rFonts w:ascii="Times New Roman" w:hAnsi="Times New Roman" w:cs="Times New Roman"/>
          <w:sz w:val="24"/>
          <w:szCs w:val="24"/>
          <w:lang w:val="fr-CM"/>
        </w:rPr>
      </w:pPr>
      <w:r w:rsidRPr="00837173">
        <w:rPr>
          <w:rFonts w:ascii="Times New Roman" w:hAnsi="Times New Roman" w:cs="Times New Roman"/>
          <w:sz w:val="24"/>
          <w:szCs w:val="24"/>
          <w:lang w:val="fr-CM"/>
        </w:rPr>
        <w:t>Modèle (Model</w:t>
      </w:r>
      <w:proofErr w:type="gramStart"/>
      <w:r w:rsidRPr="00837173">
        <w:rPr>
          <w:rFonts w:ascii="Times New Roman" w:hAnsi="Times New Roman" w:cs="Times New Roman"/>
          <w:sz w:val="24"/>
          <w:szCs w:val="24"/>
          <w:lang w:val="fr-CM"/>
        </w:rPr>
        <w:t>):</w:t>
      </w:r>
      <w:proofErr w:type="gramEnd"/>
      <w:r w:rsidRPr="00837173">
        <w:rPr>
          <w:rFonts w:ascii="Times New Roman" w:hAnsi="Times New Roman" w:cs="Times New Roman"/>
          <w:sz w:val="24"/>
          <w:szCs w:val="24"/>
          <w:lang w:val="fr-CM"/>
        </w:rPr>
        <w:t xml:space="preserve"> porte les données et règles </w:t>
      </w:r>
      <w:proofErr w:type="gramStart"/>
      <w:r w:rsidRPr="00837173">
        <w:rPr>
          <w:rFonts w:ascii="Times New Roman" w:hAnsi="Times New Roman" w:cs="Times New Roman"/>
          <w:sz w:val="24"/>
          <w:szCs w:val="24"/>
          <w:lang w:val="fr-CM"/>
        </w:rPr>
        <w:t>métier locales</w:t>
      </w:r>
      <w:proofErr w:type="gramEnd"/>
      <w:r w:rsidRPr="00837173">
        <w:rPr>
          <w:rFonts w:ascii="Times New Roman" w:hAnsi="Times New Roman" w:cs="Times New Roman"/>
          <w:sz w:val="24"/>
          <w:szCs w:val="24"/>
          <w:lang w:val="fr-CM"/>
        </w:rPr>
        <w:t xml:space="preserve"> </w:t>
      </w:r>
    </w:p>
    <w:p w14:paraId="621BFB84" w14:textId="47F3F2B7" w:rsidR="00837173" w:rsidRPr="00837173" w:rsidRDefault="00837173" w:rsidP="00837173">
      <w:pPr>
        <w:pStyle w:val="Paragraphedeliste"/>
        <w:numPr>
          <w:ilvl w:val="0"/>
          <w:numId w:val="62"/>
        </w:numPr>
        <w:spacing w:line="360" w:lineRule="auto"/>
        <w:jc w:val="both"/>
        <w:rPr>
          <w:rFonts w:ascii="Times New Roman" w:hAnsi="Times New Roman" w:cs="Times New Roman"/>
          <w:sz w:val="24"/>
          <w:szCs w:val="24"/>
          <w:lang w:val="fr-CM"/>
        </w:rPr>
      </w:pPr>
      <w:r w:rsidRPr="00837173">
        <w:rPr>
          <w:rFonts w:ascii="Times New Roman" w:hAnsi="Times New Roman" w:cs="Times New Roman"/>
          <w:sz w:val="24"/>
          <w:szCs w:val="24"/>
          <w:lang w:val="fr-CM"/>
        </w:rPr>
        <w:t>Vue (</w:t>
      </w:r>
      <w:proofErr w:type="spellStart"/>
      <w:r w:rsidRPr="00837173">
        <w:rPr>
          <w:rFonts w:ascii="Times New Roman" w:hAnsi="Times New Roman" w:cs="Times New Roman"/>
          <w:sz w:val="24"/>
          <w:szCs w:val="24"/>
          <w:lang w:val="fr-CM"/>
        </w:rPr>
        <w:t>View</w:t>
      </w:r>
      <w:proofErr w:type="spellEnd"/>
      <w:proofErr w:type="gramStart"/>
      <w:r w:rsidRPr="00837173">
        <w:rPr>
          <w:rFonts w:ascii="Times New Roman" w:hAnsi="Times New Roman" w:cs="Times New Roman"/>
          <w:sz w:val="24"/>
          <w:szCs w:val="24"/>
          <w:lang w:val="fr-CM"/>
        </w:rPr>
        <w:t>):</w:t>
      </w:r>
      <w:proofErr w:type="gramEnd"/>
      <w:r w:rsidRPr="00837173">
        <w:rPr>
          <w:rFonts w:ascii="Times New Roman" w:hAnsi="Times New Roman" w:cs="Times New Roman"/>
          <w:sz w:val="24"/>
          <w:szCs w:val="24"/>
          <w:lang w:val="fr-CM"/>
        </w:rPr>
        <w:t xml:space="preserve"> interface utilisateur</w:t>
      </w:r>
      <w:r>
        <w:rPr>
          <w:rFonts w:ascii="Times New Roman" w:hAnsi="Times New Roman" w:cs="Times New Roman"/>
          <w:sz w:val="24"/>
          <w:szCs w:val="24"/>
          <w:lang w:val="fr-CM"/>
        </w:rPr>
        <w:t xml:space="preserve"> (dans notre cas en Swing)</w:t>
      </w:r>
      <w:r w:rsidRPr="00837173">
        <w:rPr>
          <w:rFonts w:ascii="Times New Roman" w:hAnsi="Times New Roman" w:cs="Times New Roman"/>
          <w:sz w:val="24"/>
          <w:szCs w:val="24"/>
          <w:lang w:val="fr-CM"/>
        </w:rPr>
        <w:t xml:space="preserve"> qui affiche formulaires, tableaux et graphiques, sans logique métier.</w:t>
      </w:r>
    </w:p>
    <w:p w14:paraId="668CDDD4" w14:textId="6241E468" w:rsidR="00837173" w:rsidRPr="00837173" w:rsidRDefault="00837173" w:rsidP="00837173">
      <w:pPr>
        <w:pStyle w:val="Paragraphedeliste"/>
        <w:numPr>
          <w:ilvl w:val="0"/>
          <w:numId w:val="62"/>
        </w:numPr>
        <w:spacing w:line="360" w:lineRule="auto"/>
        <w:jc w:val="both"/>
        <w:rPr>
          <w:rFonts w:ascii="Times New Roman" w:hAnsi="Times New Roman" w:cs="Times New Roman"/>
          <w:sz w:val="24"/>
          <w:szCs w:val="24"/>
          <w:lang w:val="fr-CM"/>
        </w:rPr>
      </w:pPr>
      <w:r w:rsidRPr="00837173">
        <w:rPr>
          <w:rFonts w:ascii="Times New Roman" w:hAnsi="Times New Roman" w:cs="Times New Roman"/>
          <w:sz w:val="24"/>
          <w:szCs w:val="24"/>
          <w:lang w:val="fr-CM"/>
        </w:rPr>
        <w:t>Contrôleur (Controller</w:t>
      </w:r>
      <w:proofErr w:type="gramStart"/>
      <w:r w:rsidRPr="00837173">
        <w:rPr>
          <w:rFonts w:ascii="Times New Roman" w:hAnsi="Times New Roman" w:cs="Times New Roman"/>
          <w:sz w:val="24"/>
          <w:szCs w:val="24"/>
          <w:lang w:val="fr-CM"/>
        </w:rPr>
        <w:t>):</w:t>
      </w:r>
      <w:proofErr w:type="gramEnd"/>
      <w:r w:rsidRPr="00837173">
        <w:rPr>
          <w:rFonts w:ascii="Times New Roman" w:hAnsi="Times New Roman" w:cs="Times New Roman"/>
          <w:sz w:val="24"/>
          <w:szCs w:val="24"/>
          <w:lang w:val="fr-CM"/>
        </w:rPr>
        <w:t xml:space="preserve"> orchestre les actions de l’utilisateur</w:t>
      </w:r>
      <w:r w:rsidR="00D37C5B">
        <w:rPr>
          <w:rFonts w:ascii="Times New Roman" w:hAnsi="Times New Roman" w:cs="Times New Roman"/>
          <w:sz w:val="24"/>
          <w:szCs w:val="24"/>
          <w:lang w:val="fr-CM"/>
        </w:rPr>
        <w:t>.</w:t>
      </w:r>
      <w:r w:rsidRPr="00837173">
        <w:rPr>
          <w:rFonts w:ascii="Times New Roman" w:hAnsi="Times New Roman" w:cs="Times New Roman"/>
          <w:sz w:val="24"/>
          <w:szCs w:val="24"/>
          <w:lang w:val="fr-CM"/>
        </w:rPr>
        <w:t xml:space="preserve"> </w:t>
      </w:r>
    </w:p>
    <w:p w14:paraId="4526F6EA" w14:textId="1FEB85AB" w:rsidR="00837173" w:rsidRPr="00837173" w:rsidRDefault="00837173" w:rsidP="00837173">
      <w:pPr>
        <w:pStyle w:val="Paragraphedeliste"/>
        <w:numPr>
          <w:ilvl w:val="0"/>
          <w:numId w:val="62"/>
        </w:numPr>
        <w:spacing w:line="360" w:lineRule="auto"/>
        <w:jc w:val="both"/>
        <w:rPr>
          <w:rFonts w:ascii="Times New Roman" w:hAnsi="Times New Roman" w:cs="Times New Roman"/>
          <w:sz w:val="24"/>
          <w:szCs w:val="24"/>
          <w:lang w:val="fr-CM"/>
        </w:rPr>
      </w:pPr>
      <w:proofErr w:type="gramStart"/>
      <w:r w:rsidRPr="00837173">
        <w:rPr>
          <w:rFonts w:ascii="Times New Roman" w:hAnsi="Times New Roman" w:cs="Times New Roman"/>
          <w:sz w:val="24"/>
          <w:szCs w:val="24"/>
          <w:lang w:val="fr-CM"/>
        </w:rPr>
        <w:t>Services:</w:t>
      </w:r>
      <w:proofErr w:type="gramEnd"/>
      <w:r w:rsidRPr="00837173">
        <w:rPr>
          <w:rFonts w:ascii="Times New Roman" w:hAnsi="Times New Roman" w:cs="Times New Roman"/>
          <w:sz w:val="24"/>
          <w:szCs w:val="24"/>
          <w:lang w:val="fr-CM"/>
        </w:rPr>
        <w:t xml:space="preserve"> </w:t>
      </w:r>
      <w:r>
        <w:rPr>
          <w:rFonts w:ascii="Times New Roman" w:hAnsi="Times New Roman" w:cs="Times New Roman"/>
          <w:sz w:val="24"/>
          <w:szCs w:val="24"/>
          <w:lang w:val="fr-CM"/>
        </w:rPr>
        <w:t xml:space="preserve">Elle contient la </w:t>
      </w:r>
      <w:r w:rsidRPr="00837173">
        <w:rPr>
          <w:rFonts w:ascii="Times New Roman" w:hAnsi="Times New Roman" w:cs="Times New Roman"/>
          <w:sz w:val="24"/>
          <w:szCs w:val="24"/>
        </w:rPr>
        <w:t xml:space="preserve">logique métier </w:t>
      </w:r>
      <w:r w:rsidR="002E49C8">
        <w:rPr>
          <w:rFonts w:ascii="Times New Roman" w:hAnsi="Times New Roman" w:cs="Times New Roman"/>
          <w:sz w:val="24"/>
          <w:szCs w:val="24"/>
        </w:rPr>
        <w:t xml:space="preserve">directement </w:t>
      </w:r>
      <w:r w:rsidRPr="00837173">
        <w:rPr>
          <w:rFonts w:ascii="Times New Roman" w:hAnsi="Times New Roman" w:cs="Times New Roman"/>
          <w:sz w:val="24"/>
          <w:szCs w:val="24"/>
        </w:rPr>
        <w:t>utilisable</w:t>
      </w:r>
      <w:r>
        <w:rPr>
          <w:rFonts w:ascii="Times New Roman" w:hAnsi="Times New Roman" w:cs="Times New Roman"/>
          <w:sz w:val="24"/>
          <w:szCs w:val="24"/>
        </w:rPr>
        <w:t xml:space="preserve"> par le</w:t>
      </w:r>
      <w:r w:rsidR="002E49C8">
        <w:rPr>
          <w:rFonts w:ascii="Times New Roman" w:hAnsi="Times New Roman" w:cs="Times New Roman"/>
          <w:sz w:val="24"/>
          <w:szCs w:val="24"/>
        </w:rPr>
        <w:t xml:space="preserve"> </w:t>
      </w:r>
      <w:proofErr w:type="spellStart"/>
      <w:r w:rsidR="002E49C8">
        <w:rPr>
          <w:rFonts w:ascii="Times New Roman" w:hAnsi="Times New Roman" w:cs="Times New Roman"/>
          <w:sz w:val="24"/>
          <w:szCs w:val="24"/>
        </w:rPr>
        <w:t>controleur</w:t>
      </w:r>
      <w:proofErr w:type="spellEnd"/>
      <w:r w:rsidR="002E49C8">
        <w:rPr>
          <w:rFonts w:ascii="Times New Roman" w:hAnsi="Times New Roman" w:cs="Times New Roman"/>
          <w:sz w:val="24"/>
          <w:szCs w:val="24"/>
        </w:rPr>
        <w:t>. Dans notre cas, c’est une</w:t>
      </w:r>
      <w:r>
        <w:rPr>
          <w:rFonts w:ascii="Times New Roman" w:hAnsi="Times New Roman" w:cs="Times New Roman"/>
          <w:sz w:val="24"/>
          <w:szCs w:val="24"/>
        </w:rPr>
        <w:t xml:space="preserve"> </w:t>
      </w:r>
      <w:r w:rsidRPr="00837173">
        <w:rPr>
          <w:rFonts w:ascii="Times New Roman" w:hAnsi="Times New Roman" w:cs="Times New Roman"/>
          <w:sz w:val="24"/>
          <w:szCs w:val="24"/>
          <w:lang w:val="fr-CM"/>
        </w:rPr>
        <w:t xml:space="preserve">couche applicative dédiée aux appels externes (PVGIS), au </w:t>
      </w:r>
      <w:proofErr w:type="spellStart"/>
      <w:r w:rsidRPr="00837173">
        <w:rPr>
          <w:rFonts w:ascii="Times New Roman" w:hAnsi="Times New Roman" w:cs="Times New Roman"/>
          <w:sz w:val="24"/>
          <w:szCs w:val="24"/>
          <w:lang w:val="fr-CM"/>
        </w:rPr>
        <w:t>parsing</w:t>
      </w:r>
      <w:proofErr w:type="spellEnd"/>
      <w:r w:rsidRPr="00837173">
        <w:rPr>
          <w:rFonts w:ascii="Times New Roman" w:hAnsi="Times New Roman" w:cs="Times New Roman"/>
          <w:sz w:val="24"/>
          <w:szCs w:val="24"/>
          <w:lang w:val="fr-CM"/>
        </w:rPr>
        <w:t xml:space="preserve">, aux calculs financiers et à </w:t>
      </w:r>
      <w:proofErr w:type="gramStart"/>
      <w:r w:rsidRPr="00837173">
        <w:rPr>
          <w:rFonts w:ascii="Times New Roman" w:hAnsi="Times New Roman" w:cs="Times New Roman"/>
          <w:sz w:val="24"/>
          <w:szCs w:val="24"/>
          <w:lang w:val="fr-CM"/>
        </w:rPr>
        <w:t>l’export;</w:t>
      </w:r>
      <w:proofErr w:type="gramEnd"/>
      <w:r w:rsidRPr="00837173">
        <w:rPr>
          <w:rFonts w:ascii="Times New Roman" w:hAnsi="Times New Roman" w:cs="Times New Roman"/>
          <w:sz w:val="24"/>
          <w:szCs w:val="24"/>
          <w:lang w:val="fr-CM"/>
        </w:rPr>
        <w:t xml:space="preserve"> elle encapsule la complexité (HTTP, tolérance JSON, timeouts/</w:t>
      </w:r>
      <w:proofErr w:type="spellStart"/>
      <w:r w:rsidRPr="00837173">
        <w:rPr>
          <w:rFonts w:ascii="Times New Roman" w:hAnsi="Times New Roman" w:cs="Times New Roman"/>
          <w:sz w:val="24"/>
          <w:szCs w:val="24"/>
          <w:lang w:val="fr-CM"/>
        </w:rPr>
        <w:t>retry</w:t>
      </w:r>
      <w:proofErr w:type="spellEnd"/>
      <w:r w:rsidRPr="00837173">
        <w:rPr>
          <w:rFonts w:ascii="Times New Roman" w:hAnsi="Times New Roman" w:cs="Times New Roman"/>
          <w:sz w:val="24"/>
          <w:szCs w:val="24"/>
          <w:lang w:val="fr-CM"/>
        </w:rPr>
        <w:t>, PDF/CSV) et expose des API simples aux contrôleurs.</w:t>
      </w:r>
    </w:p>
    <w:p w14:paraId="26A8AA5F" w14:textId="009674B7" w:rsidR="00310E7D" w:rsidRDefault="002E49C8" w:rsidP="002E49C8">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Nous avons fait ce choix pour plusieurs raisons :</w:t>
      </w:r>
    </w:p>
    <w:p w14:paraId="49B42DC4" w14:textId="348E5E3F" w:rsidR="00372C1E" w:rsidRDefault="00372C1E" w:rsidP="002E49C8">
      <w:pPr>
        <w:pStyle w:val="Paragraphedeliste"/>
        <w:numPr>
          <w:ilvl w:val="0"/>
          <w:numId w:val="103"/>
        </w:num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 xml:space="preserve">Le code java de l’application dans laquelle on doit intégrer les fonctionnalités d’estimation avait déjà des modèles et un </w:t>
      </w:r>
      <w:proofErr w:type="spellStart"/>
      <w:r>
        <w:rPr>
          <w:rFonts w:ascii="Times New Roman" w:hAnsi="Times New Roman" w:cs="Times New Roman"/>
          <w:sz w:val="24"/>
          <w:szCs w:val="24"/>
          <w:lang w:val="fr-CM"/>
        </w:rPr>
        <w:t>controleur</w:t>
      </w:r>
      <w:proofErr w:type="spellEnd"/>
      <w:r>
        <w:rPr>
          <w:rFonts w:ascii="Times New Roman" w:hAnsi="Times New Roman" w:cs="Times New Roman"/>
          <w:sz w:val="24"/>
          <w:szCs w:val="24"/>
          <w:lang w:val="fr-CM"/>
        </w:rPr>
        <w:t xml:space="preserve">. Ainsi </w:t>
      </w:r>
      <w:proofErr w:type="spellStart"/>
      <w:r>
        <w:rPr>
          <w:rFonts w:ascii="Times New Roman" w:hAnsi="Times New Roman" w:cs="Times New Roman"/>
          <w:sz w:val="24"/>
          <w:szCs w:val="24"/>
          <w:lang w:val="fr-CM"/>
        </w:rPr>
        <w:t>Ainsi</w:t>
      </w:r>
      <w:proofErr w:type="spellEnd"/>
      <w:r>
        <w:rPr>
          <w:rFonts w:ascii="Times New Roman" w:hAnsi="Times New Roman" w:cs="Times New Roman"/>
          <w:sz w:val="24"/>
          <w:szCs w:val="24"/>
          <w:lang w:val="fr-CM"/>
        </w:rPr>
        <w:t xml:space="preserve"> il est plus simple de réorganiser le code en une architecture MVC avec des </w:t>
      </w:r>
      <w:proofErr w:type="gramStart"/>
      <w:r>
        <w:rPr>
          <w:rFonts w:ascii="Times New Roman" w:hAnsi="Times New Roman" w:cs="Times New Roman"/>
          <w:sz w:val="24"/>
          <w:szCs w:val="24"/>
          <w:lang w:val="fr-CM"/>
        </w:rPr>
        <w:t>Services(</w:t>
      </w:r>
      <w:proofErr w:type="gramEnd"/>
      <w:r>
        <w:rPr>
          <w:rFonts w:ascii="Times New Roman" w:hAnsi="Times New Roman" w:cs="Times New Roman"/>
          <w:sz w:val="24"/>
          <w:szCs w:val="24"/>
          <w:lang w:val="fr-CM"/>
        </w:rPr>
        <w:t xml:space="preserve">pour rendre les </w:t>
      </w:r>
      <w:proofErr w:type="spellStart"/>
      <w:r>
        <w:rPr>
          <w:rFonts w:ascii="Times New Roman" w:hAnsi="Times New Roman" w:cs="Times New Roman"/>
          <w:sz w:val="24"/>
          <w:szCs w:val="24"/>
          <w:lang w:val="fr-CM"/>
        </w:rPr>
        <w:t>controleurs</w:t>
      </w:r>
      <w:proofErr w:type="spellEnd"/>
      <w:r>
        <w:rPr>
          <w:rFonts w:ascii="Times New Roman" w:hAnsi="Times New Roman" w:cs="Times New Roman"/>
          <w:sz w:val="24"/>
          <w:szCs w:val="24"/>
          <w:lang w:val="fr-CM"/>
        </w:rPr>
        <w:t xml:space="preserve"> moins « lourds » et plus testables).</w:t>
      </w:r>
    </w:p>
    <w:p w14:paraId="2C85F68C" w14:textId="597DC9D1" w:rsidR="002E49C8" w:rsidRPr="002E49C8" w:rsidRDefault="002E49C8" w:rsidP="002E49C8">
      <w:pPr>
        <w:pStyle w:val="Paragraphedeliste"/>
        <w:numPr>
          <w:ilvl w:val="0"/>
          <w:numId w:val="103"/>
        </w:num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On a une s</w:t>
      </w:r>
      <w:r w:rsidRPr="002E49C8">
        <w:rPr>
          <w:rFonts w:ascii="Times New Roman" w:hAnsi="Times New Roman" w:cs="Times New Roman"/>
          <w:sz w:val="24"/>
          <w:szCs w:val="24"/>
          <w:lang w:val="fr-CM"/>
        </w:rPr>
        <w:t xml:space="preserve">éparation claire des responsabilités </w:t>
      </w:r>
      <w:r>
        <w:rPr>
          <w:rFonts w:ascii="Times New Roman" w:hAnsi="Times New Roman" w:cs="Times New Roman"/>
          <w:sz w:val="24"/>
          <w:szCs w:val="24"/>
          <w:lang w:val="fr-CM"/>
        </w:rPr>
        <w:t>ce qui rend le</w:t>
      </w:r>
      <w:r w:rsidRPr="002E49C8">
        <w:rPr>
          <w:rFonts w:ascii="Times New Roman" w:hAnsi="Times New Roman" w:cs="Times New Roman"/>
          <w:sz w:val="24"/>
          <w:szCs w:val="24"/>
          <w:lang w:val="fr-CM"/>
        </w:rPr>
        <w:t xml:space="preserve"> code plus lisible et maintenable.</w:t>
      </w:r>
    </w:p>
    <w:p w14:paraId="2A502BA8" w14:textId="2973B634" w:rsidR="002E49C8" w:rsidRPr="002E49C8" w:rsidRDefault="002E49C8" w:rsidP="002E49C8">
      <w:pPr>
        <w:pStyle w:val="Paragraphedeliste"/>
        <w:numPr>
          <w:ilvl w:val="0"/>
          <w:numId w:val="103"/>
        </w:num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La t</w:t>
      </w:r>
      <w:r w:rsidRPr="002E49C8">
        <w:rPr>
          <w:rFonts w:ascii="Times New Roman" w:hAnsi="Times New Roman" w:cs="Times New Roman"/>
          <w:sz w:val="24"/>
          <w:szCs w:val="24"/>
          <w:lang w:val="fr-CM"/>
        </w:rPr>
        <w:t xml:space="preserve">estabilité élevée </w:t>
      </w:r>
      <w:r>
        <w:rPr>
          <w:rFonts w:ascii="Times New Roman" w:hAnsi="Times New Roman" w:cs="Times New Roman"/>
          <w:sz w:val="24"/>
          <w:szCs w:val="24"/>
          <w:lang w:val="fr-CM"/>
        </w:rPr>
        <w:t xml:space="preserve">des </w:t>
      </w:r>
      <w:r w:rsidRPr="002E49C8">
        <w:rPr>
          <w:rFonts w:ascii="Times New Roman" w:hAnsi="Times New Roman" w:cs="Times New Roman"/>
          <w:sz w:val="24"/>
          <w:szCs w:val="24"/>
          <w:lang w:val="fr-CM"/>
        </w:rPr>
        <w:t>calculs</w:t>
      </w:r>
      <w:r>
        <w:rPr>
          <w:rFonts w:ascii="Times New Roman" w:hAnsi="Times New Roman" w:cs="Times New Roman"/>
          <w:sz w:val="24"/>
          <w:szCs w:val="24"/>
          <w:lang w:val="fr-CM"/>
        </w:rPr>
        <w:t>,</w:t>
      </w:r>
      <w:r w:rsidRPr="002E49C8">
        <w:rPr>
          <w:rFonts w:ascii="Times New Roman" w:hAnsi="Times New Roman" w:cs="Times New Roman"/>
          <w:sz w:val="24"/>
          <w:szCs w:val="24"/>
          <w:lang w:val="fr-CM"/>
        </w:rPr>
        <w:t xml:space="preserve"> </w:t>
      </w:r>
      <w:proofErr w:type="spellStart"/>
      <w:r w:rsidRPr="002E49C8">
        <w:rPr>
          <w:rFonts w:ascii="Times New Roman" w:hAnsi="Times New Roman" w:cs="Times New Roman"/>
          <w:sz w:val="24"/>
          <w:szCs w:val="24"/>
          <w:lang w:val="fr-CM"/>
        </w:rPr>
        <w:t>parsing</w:t>
      </w:r>
      <w:proofErr w:type="spellEnd"/>
      <w:r>
        <w:rPr>
          <w:rFonts w:ascii="Times New Roman" w:hAnsi="Times New Roman" w:cs="Times New Roman"/>
          <w:sz w:val="24"/>
          <w:szCs w:val="24"/>
          <w:lang w:val="fr-CM"/>
        </w:rPr>
        <w:t xml:space="preserve"> et appels API sans </w:t>
      </w:r>
      <w:proofErr w:type="spellStart"/>
      <w:r>
        <w:rPr>
          <w:rFonts w:ascii="Times New Roman" w:hAnsi="Times New Roman" w:cs="Times New Roman"/>
          <w:sz w:val="24"/>
          <w:szCs w:val="24"/>
          <w:lang w:val="fr-CM"/>
        </w:rPr>
        <w:t>forcement</w:t>
      </w:r>
      <w:proofErr w:type="spellEnd"/>
      <w:r>
        <w:rPr>
          <w:rFonts w:ascii="Times New Roman" w:hAnsi="Times New Roman" w:cs="Times New Roman"/>
          <w:sz w:val="24"/>
          <w:szCs w:val="24"/>
          <w:lang w:val="fr-CM"/>
        </w:rPr>
        <w:t xml:space="preserve"> passer par l’UI</w:t>
      </w:r>
      <w:r w:rsidRPr="002E49C8">
        <w:rPr>
          <w:rFonts w:ascii="Times New Roman" w:hAnsi="Times New Roman" w:cs="Times New Roman"/>
          <w:sz w:val="24"/>
          <w:szCs w:val="24"/>
          <w:lang w:val="fr-CM"/>
        </w:rPr>
        <w:t>.</w:t>
      </w:r>
    </w:p>
    <w:p w14:paraId="60A79ADB" w14:textId="52B0FBA4" w:rsidR="002E49C8" w:rsidRPr="002E49C8" w:rsidRDefault="002E49C8" w:rsidP="002E49C8">
      <w:pPr>
        <w:pStyle w:val="Paragraphedeliste"/>
        <w:numPr>
          <w:ilvl w:val="0"/>
          <w:numId w:val="103"/>
        </w:num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La r</w:t>
      </w:r>
      <w:r w:rsidRPr="002E49C8">
        <w:rPr>
          <w:rFonts w:ascii="Times New Roman" w:hAnsi="Times New Roman" w:cs="Times New Roman"/>
          <w:sz w:val="24"/>
          <w:szCs w:val="24"/>
          <w:lang w:val="fr-CM"/>
        </w:rPr>
        <w:t xml:space="preserve">obustesse </w:t>
      </w:r>
      <w:r>
        <w:rPr>
          <w:rFonts w:ascii="Times New Roman" w:hAnsi="Times New Roman" w:cs="Times New Roman"/>
          <w:sz w:val="24"/>
          <w:szCs w:val="24"/>
          <w:lang w:val="fr-CM"/>
        </w:rPr>
        <w:t>de l’</w:t>
      </w:r>
      <w:r w:rsidRPr="002E49C8">
        <w:rPr>
          <w:rFonts w:ascii="Times New Roman" w:hAnsi="Times New Roman" w:cs="Times New Roman"/>
          <w:sz w:val="24"/>
          <w:szCs w:val="24"/>
          <w:lang w:val="fr-CM"/>
        </w:rPr>
        <w:t>UI</w:t>
      </w:r>
      <w:r>
        <w:rPr>
          <w:rFonts w:ascii="Times New Roman" w:hAnsi="Times New Roman" w:cs="Times New Roman"/>
          <w:sz w:val="24"/>
          <w:szCs w:val="24"/>
          <w:lang w:val="fr-CM"/>
        </w:rPr>
        <w:t> : les</w:t>
      </w:r>
      <w:r w:rsidRPr="002E49C8">
        <w:rPr>
          <w:rFonts w:ascii="Times New Roman" w:hAnsi="Times New Roman" w:cs="Times New Roman"/>
          <w:sz w:val="24"/>
          <w:szCs w:val="24"/>
          <w:lang w:val="fr-CM"/>
        </w:rPr>
        <w:t xml:space="preserve"> opérations longues </w:t>
      </w:r>
      <w:r>
        <w:rPr>
          <w:rFonts w:ascii="Times New Roman" w:hAnsi="Times New Roman" w:cs="Times New Roman"/>
          <w:sz w:val="24"/>
          <w:szCs w:val="24"/>
          <w:lang w:val="fr-CM"/>
        </w:rPr>
        <w:t xml:space="preserve">sont </w:t>
      </w:r>
      <w:r w:rsidRPr="002E49C8">
        <w:rPr>
          <w:rFonts w:ascii="Times New Roman" w:hAnsi="Times New Roman" w:cs="Times New Roman"/>
          <w:sz w:val="24"/>
          <w:szCs w:val="24"/>
          <w:lang w:val="fr-CM"/>
        </w:rPr>
        <w:t xml:space="preserve">dans des services </w:t>
      </w:r>
      <w:r>
        <w:rPr>
          <w:rFonts w:ascii="Times New Roman" w:hAnsi="Times New Roman" w:cs="Times New Roman"/>
          <w:sz w:val="24"/>
          <w:szCs w:val="24"/>
          <w:lang w:val="fr-CM"/>
        </w:rPr>
        <w:t xml:space="preserve">et les </w:t>
      </w:r>
      <w:r w:rsidRPr="002E49C8">
        <w:rPr>
          <w:rFonts w:ascii="Times New Roman" w:hAnsi="Times New Roman" w:cs="Times New Roman"/>
          <w:sz w:val="24"/>
          <w:szCs w:val="24"/>
          <w:lang w:val="fr-CM"/>
        </w:rPr>
        <w:t>contrôleur</w:t>
      </w:r>
      <w:r>
        <w:rPr>
          <w:rFonts w:ascii="Times New Roman" w:hAnsi="Times New Roman" w:cs="Times New Roman"/>
          <w:sz w:val="24"/>
          <w:szCs w:val="24"/>
          <w:lang w:val="fr-CM"/>
        </w:rPr>
        <w:t>s</w:t>
      </w:r>
      <w:r w:rsidRPr="002E49C8">
        <w:rPr>
          <w:rFonts w:ascii="Times New Roman" w:hAnsi="Times New Roman" w:cs="Times New Roman"/>
          <w:sz w:val="24"/>
          <w:szCs w:val="24"/>
          <w:lang w:val="fr-CM"/>
        </w:rPr>
        <w:t xml:space="preserve"> (UI non bloquée).</w:t>
      </w:r>
    </w:p>
    <w:p w14:paraId="18ECA0B2" w14:textId="22CBFB6E" w:rsidR="002E49C8" w:rsidRPr="002E49C8" w:rsidRDefault="002E49C8" w:rsidP="002E49C8">
      <w:pPr>
        <w:pStyle w:val="Paragraphedeliste"/>
        <w:numPr>
          <w:ilvl w:val="0"/>
          <w:numId w:val="103"/>
        </w:num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Nous avons une meilleure e</w:t>
      </w:r>
      <w:r w:rsidRPr="002E49C8">
        <w:rPr>
          <w:rFonts w:ascii="Times New Roman" w:hAnsi="Times New Roman" w:cs="Times New Roman"/>
          <w:sz w:val="24"/>
          <w:szCs w:val="24"/>
          <w:lang w:val="fr-CM"/>
        </w:rPr>
        <w:t>xtensibilité</w:t>
      </w:r>
      <w:r>
        <w:rPr>
          <w:rFonts w:ascii="Times New Roman" w:hAnsi="Times New Roman" w:cs="Times New Roman"/>
          <w:sz w:val="24"/>
          <w:szCs w:val="24"/>
          <w:lang w:val="fr-CM"/>
        </w:rPr>
        <w:t>. Par exemple, on peut ajouter de</w:t>
      </w:r>
      <w:r w:rsidRPr="002E49C8">
        <w:rPr>
          <w:rFonts w:ascii="Times New Roman" w:hAnsi="Times New Roman" w:cs="Times New Roman"/>
          <w:sz w:val="24"/>
          <w:szCs w:val="24"/>
          <w:lang w:val="fr-CM"/>
        </w:rPr>
        <w:t xml:space="preserve"> nouvelles stratégies d’export ou sources de données sans changer l’UI.</w:t>
      </w:r>
    </w:p>
    <w:p w14:paraId="0553D66E" w14:textId="60B779DE" w:rsidR="00CA352F" w:rsidRPr="00CA352F" w:rsidRDefault="002E49C8" w:rsidP="00CA352F">
      <w:pPr>
        <w:pStyle w:val="Paragraphedeliste"/>
        <w:numPr>
          <w:ilvl w:val="0"/>
          <w:numId w:val="103"/>
        </w:num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Enfin, cette arc</w:t>
      </w:r>
      <w:r w:rsidR="00CA352F">
        <w:rPr>
          <w:rFonts w:ascii="Times New Roman" w:hAnsi="Times New Roman" w:cs="Times New Roman"/>
          <w:sz w:val="24"/>
          <w:szCs w:val="24"/>
          <w:lang w:val="fr-CM"/>
        </w:rPr>
        <w:t>h</w:t>
      </w:r>
      <w:r>
        <w:rPr>
          <w:rFonts w:ascii="Times New Roman" w:hAnsi="Times New Roman" w:cs="Times New Roman"/>
          <w:sz w:val="24"/>
          <w:szCs w:val="24"/>
          <w:lang w:val="fr-CM"/>
        </w:rPr>
        <w:t>itecture améliore la r</w:t>
      </w:r>
      <w:r w:rsidRPr="002E49C8">
        <w:rPr>
          <w:rFonts w:ascii="Times New Roman" w:hAnsi="Times New Roman" w:cs="Times New Roman"/>
          <w:sz w:val="24"/>
          <w:szCs w:val="24"/>
          <w:lang w:val="fr-CM"/>
        </w:rPr>
        <w:t xml:space="preserve">éutilisabilité </w:t>
      </w:r>
      <w:r>
        <w:rPr>
          <w:rFonts w:ascii="Times New Roman" w:hAnsi="Times New Roman" w:cs="Times New Roman"/>
          <w:sz w:val="24"/>
          <w:szCs w:val="24"/>
          <w:lang w:val="fr-CM"/>
        </w:rPr>
        <w:t xml:space="preserve">car </w:t>
      </w:r>
      <w:r w:rsidRPr="002E49C8">
        <w:rPr>
          <w:rFonts w:ascii="Times New Roman" w:hAnsi="Times New Roman" w:cs="Times New Roman"/>
          <w:sz w:val="24"/>
          <w:szCs w:val="24"/>
          <w:lang w:val="fr-CM"/>
        </w:rPr>
        <w:t>la même logique service pourra être intégrée dans une future application interne (sans la Vue).</w:t>
      </w:r>
      <w:r w:rsidR="00CA352F">
        <w:rPr>
          <w:lang w:eastAsia="fr-FR"/>
        </w:rPr>
        <w:t xml:space="preserve"> </w:t>
      </w:r>
    </w:p>
    <w:p w14:paraId="750597F9" w14:textId="50D604E4" w:rsidR="00CA352F" w:rsidRPr="00CA352F" w:rsidRDefault="00CA352F" w:rsidP="00CA352F">
      <w:pPr>
        <w:spacing w:line="360" w:lineRule="auto"/>
        <w:jc w:val="both"/>
        <w:rPr>
          <w:rFonts w:ascii="Times New Roman" w:hAnsi="Times New Roman" w:cs="Times New Roman"/>
          <w:sz w:val="24"/>
          <w:szCs w:val="24"/>
          <w:lang w:val="fr-CM"/>
        </w:rPr>
      </w:pPr>
      <w:r>
        <w:rPr>
          <w:rFonts w:ascii="Times New Roman" w:hAnsi="Times New Roman" w:cs="Times New Roman"/>
          <w:sz w:val="24"/>
          <w:szCs w:val="24"/>
          <w:lang w:val="fr-CM"/>
        </w:rPr>
        <w:t xml:space="preserve">Dans la suite, nous montrerons </w:t>
      </w:r>
      <w:proofErr w:type="spellStart"/>
      <w:r>
        <w:rPr>
          <w:rFonts w:ascii="Times New Roman" w:hAnsi="Times New Roman" w:cs="Times New Roman"/>
          <w:sz w:val="24"/>
          <w:szCs w:val="24"/>
          <w:lang w:val="fr-CM"/>
        </w:rPr>
        <w:t>detaillerons</w:t>
      </w:r>
      <w:proofErr w:type="spellEnd"/>
      <w:r>
        <w:rPr>
          <w:rFonts w:ascii="Times New Roman" w:hAnsi="Times New Roman" w:cs="Times New Roman"/>
          <w:sz w:val="24"/>
          <w:szCs w:val="24"/>
          <w:lang w:val="fr-CM"/>
        </w:rPr>
        <w:t xml:space="preserve"> le contenu de chacun des 4 principaux packages par rapport à notre étude en particulier.</w:t>
      </w:r>
    </w:p>
    <w:p w14:paraId="2F9CC71E" w14:textId="5F66E94C" w:rsidR="00310E7D" w:rsidRDefault="00310E7D" w:rsidP="00310E7D">
      <w:pPr>
        <w:pStyle w:val="Titre2"/>
        <w:rPr>
          <w:lang w:val="fr-CM"/>
        </w:rPr>
      </w:pPr>
      <w:bookmarkStart w:id="26" w:name="_Toc210558644"/>
      <w:r>
        <w:rPr>
          <w:lang w:val="fr-CM"/>
        </w:rPr>
        <w:t xml:space="preserve">III.2. </w:t>
      </w:r>
      <w:r w:rsidR="00CA352F">
        <w:rPr>
          <w:lang w:val="fr-CM"/>
        </w:rPr>
        <w:t>Details des Packages</w:t>
      </w:r>
      <w:bookmarkEnd w:id="26"/>
    </w:p>
    <w:p w14:paraId="672CB350" w14:textId="2151419B" w:rsidR="00CA352F" w:rsidRDefault="0096765A" w:rsidP="00CA352F">
      <w:pPr>
        <w:rPr>
          <w:lang w:val="fr-CM"/>
        </w:rPr>
      </w:pPr>
      <w:r>
        <w:rPr>
          <w:lang w:val="fr-CM"/>
        </w:rPr>
        <w:t xml:space="preserve">Maintenant, nous allons </w:t>
      </w:r>
      <w:proofErr w:type="spellStart"/>
      <w:r>
        <w:rPr>
          <w:lang w:val="fr-CM"/>
        </w:rPr>
        <w:t>detailler</w:t>
      </w:r>
      <w:proofErr w:type="spellEnd"/>
      <w:r>
        <w:rPr>
          <w:lang w:val="fr-CM"/>
        </w:rPr>
        <w:t xml:space="preserve"> le </w:t>
      </w:r>
      <w:proofErr w:type="spellStart"/>
      <w:r>
        <w:rPr>
          <w:lang w:val="fr-CM"/>
        </w:rPr>
        <w:t>role</w:t>
      </w:r>
      <w:proofErr w:type="spellEnd"/>
      <w:r>
        <w:rPr>
          <w:lang w:val="fr-CM"/>
        </w:rPr>
        <w:t xml:space="preserve"> de chaque package de notre application.</w:t>
      </w:r>
    </w:p>
    <w:p w14:paraId="72C18095" w14:textId="2618A964" w:rsidR="0096765A" w:rsidRDefault="0096765A" w:rsidP="0096765A">
      <w:pPr>
        <w:pStyle w:val="Paragraphedeliste"/>
        <w:numPr>
          <w:ilvl w:val="0"/>
          <w:numId w:val="104"/>
        </w:numPr>
        <w:rPr>
          <w:lang w:val="fr-CM"/>
        </w:rPr>
      </w:pPr>
      <w:r>
        <w:rPr>
          <w:lang w:val="fr-CM"/>
        </w:rPr>
        <w:lastRenderedPageBreak/>
        <w:t xml:space="preserve">Le package </w:t>
      </w:r>
      <w:proofErr w:type="spellStart"/>
      <w:r>
        <w:rPr>
          <w:lang w:val="fr-CM"/>
        </w:rPr>
        <w:t>Modele</w:t>
      </w:r>
      <w:proofErr w:type="spellEnd"/>
      <w:r>
        <w:rPr>
          <w:lang w:val="fr-CM"/>
        </w:rPr>
        <w:t xml:space="preserve"> pour encapsu</w:t>
      </w:r>
      <w:r w:rsidR="000B4E47">
        <w:rPr>
          <w:lang w:val="fr-CM"/>
        </w:rPr>
        <w:t>l</w:t>
      </w:r>
      <w:r>
        <w:rPr>
          <w:lang w:val="fr-CM"/>
        </w:rPr>
        <w:t>er les données des différents formulaires et réponses de l’API PVGIS. Il a deux principaux sous-packages</w:t>
      </w:r>
      <w:r>
        <w:rPr>
          <w:lang w:val="fr-CM"/>
        </w:rPr>
        <w:tab/>
      </w:r>
    </w:p>
    <w:p w14:paraId="28859CCE" w14:textId="21CCFC0E" w:rsidR="0096765A" w:rsidRPr="000B4E47" w:rsidRDefault="0096765A" w:rsidP="000B4E47">
      <w:pPr>
        <w:pStyle w:val="Paragraphedeliste"/>
        <w:numPr>
          <w:ilvl w:val="1"/>
          <w:numId w:val="104"/>
        </w:numPr>
        <w:rPr>
          <w:lang w:val="fr-CM"/>
        </w:rPr>
      </w:pPr>
      <w:r>
        <w:rPr>
          <w:lang w:val="fr-CM"/>
        </w:rPr>
        <w:t xml:space="preserve">Le package </w:t>
      </w:r>
      <w:proofErr w:type="spellStart"/>
      <w:r>
        <w:rPr>
          <w:lang w:val="fr-CM"/>
        </w:rPr>
        <w:t>Modele.pvgis</w:t>
      </w:r>
      <w:proofErr w:type="spellEnd"/>
      <w:r>
        <w:rPr>
          <w:lang w:val="fr-CM"/>
        </w:rPr>
        <w:t> :</w:t>
      </w:r>
      <w:r w:rsidR="000B4E47">
        <w:rPr>
          <w:lang w:val="fr-CM"/>
        </w:rPr>
        <w:t xml:space="preserve"> il permet de d</w:t>
      </w:r>
      <w:r w:rsidR="000B4E47" w:rsidRPr="000B4E47">
        <w:rPr>
          <w:lang w:val="fr-CM"/>
        </w:rPr>
        <w:t xml:space="preserve">éfinir les </w:t>
      </w:r>
      <w:proofErr w:type="gramStart"/>
      <w:r w:rsidR="000B4E47" w:rsidRPr="000B4E47">
        <w:rPr>
          <w:lang w:val="fr-CM"/>
        </w:rPr>
        <w:t>DTO</w:t>
      </w:r>
      <w:r w:rsidR="000B4E47">
        <w:rPr>
          <w:lang w:val="fr-CM"/>
        </w:rPr>
        <w:t>(</w:t>
      </w:r>
      <w:proofErr w:type="gramEnd"/>
      <w:r w:rsidR="000B4E47" w:rsidRPr="000B4E47">
        <w:t xml:space="preserve">Data Transfer Object </w:t>
      </w:r>
      <w:r w:rsidR="000B4E47">
        <w:t xml:space="preserve">ou </w:t>
      </w:r>
      <w:r w:rsidR="000B4E47" w:rsidRPr="000B4E47">
        <w:t>objet de transfert de données</w:t>
      </w:r>
      <w:r w:rsidR="000B4E47">
        <w:t xml:space="preserve"> sont des classes dont le </w:t>
      </w:r>
      <w:proofErr w:type="spellStart"/>
      <w:r w:rsidR="000B4E47">
        <w:t>role</w:t>
      </w:r>
      <w:proofErr w:type="spellEnd"/>
      <w:r w:rsidR="000B4E47">
        <w:t xml:space="preserve"> est de </w:t>
      </w:r>
      <w:r w:rsidR="000B4E47" w:rsidRPr="000B4E47">
        <w:t>transporter des données entre couches</w:t>
      </w:r>
      <w:r w:rsidR="000B4E47">
        <w:rPr>
          <w:lang w:val="fr-CM"/>
        </w:rPr>
        <w:t>)</w:t>
      </w:r>
      <w:r w:rsidR="000B4E47" w:rsidRPr="000B4E47">
        <w:rPr>
          <w:lang w:val="fr-CM"/>
        </w:rPr>
        <w:t xml:space="preserve"> d’entrée/sortie pour les estimations PV (</w:t>
      </w:r>
      <w:proofErr w:type="spellStart"/>
      <w:r w:rsidR="000B4E47" w:rsidRPr="000B4E47">
        <w:rPr>
          <w:lang w:val="fr-CM"/>
        </w:rPr>
        <w:t>Grid</w:t>
      </w:r>
      <w:proofErr w:type="spellEnd"/>
      <w:r w:rsidR="000B4E47" w:rsidRPr="000B4E47">
        <w:rPr>
          <w:lang w:val="fr-CM"/>
        </w:rPr>
        <w:t>/Tracker/Off-</w:t>
      </w:r>
      <w:proofErr w:type="spellStart"/>
      <w:r w:rsidR="000B4E47" w:rsidRPr="000B4E47">
        <w:rPr>
          <w:lang w:val="fr-CM"/>
        </w:rPr>
        <w:t>Grid</w:t>
      </w:r>
      <w:proofErr w:type="spellEnd"/>
      <w:r w:rsidR="000B4E47" w:rsidRPr="000B4E47">
        <w:rPr>
          <w:lang w:val="fr-CM"/>
        </w:rPr>
        <w:t>).</w:t>
      </w:r>
      <w:r w:rsidR="000B4E47">
        <w:rPr>
          <w:lang w:val="fr-CM"/>
        </w:rPr>
        <w:t xml:space="preserve"> Aussi, il sert</w:t>
      </w:r>
      <w:r w:rsidR="000B4E47" w:rsidRPr="000B4E47">
        <w:rPr>
          <w:lang w:val="fr-CM"/>
        </w:rPr>
        <w:t xml:space="preserve"> d’interface de données </w:t>
      </w:r>
      <w:r w:rsidR="000B4E47">
        <w:rPr>
          <w:lang w:val="fr-CM"/>
        </w:rPr>
        <w:t>pour les</w:t>
      </w:r>
      <w:r w:rsidR="000B4E47" w:rsidRPr="000B4E47">
        <w:rPr>
          <w:lang w:val="fr-CM"/>
        </w:rPr>
        <w:t> s</w:t>
      </w:r>
      <w:r w:rsidR="000B4E47">
        <w:rPr>
          <w:lang w:val="fr-CM"/>
        </w:rPr>
        <w:t xml:space="preserve">ervices liés à </w:t>
      </w:r>
      <w:proofErr w:type="spellStart"/>
      <w:proofErr w:type="gramStart"/>
      <w:r w:rsidR="000B4E47">
        <w:rPr>
          <w:lang w:val="fr-CM"/>
        </w:rPr>
        <w:t>pvgis</w:t>
      </w:r>
      <w:proofErr w:type="spellEnd"/>
      <w:r w:rsidR="000B4E47" w:rsidRPr="000B4E47">
        <w:rPr>
          <w:lang w:val="fr-CM"/>
        </w:rPr>
        <w:t> </w:t>
      </w:r>
      <w:r w:rsidR="000B4E47">
        <w:rPr>
          <w:lang w:val="fr-CM"/>
        </w:rPr>
        <w:t xml:space="preserve"> et</w:t>
      </w:r>
      <w:proofErr w:type="gramEnd"/>
      <w:r w:rsidR="000B4E47">
        <w:rPr>
          <w:lang w:val="fr-CM"/>
        </w:rPr>
        <w:t xml:space="preserve"> pour </w:t>
      </w:r>
      <w:r w:rsidR="000B4E47" w:rsidRPr="000B4E47">
        <w:rPr>
          <w:lang w:val="fr-CM"/>
        </w:rPr>
        <w:t>l’UI</w:t>
      </w:r>
      <w:r w:rsidR="000B4E47">
        <w:rPr>
          <w:lang w:val="fr-CM"/>
        </w:rPr>
        <w:t xml:space="preserve"> (les formulaires)</w:t>
      </w:r>
      <w:r w:rsidR="000B4E47" w:rsidRPr="000B4E47">
        <w:rPr>
          <w:lang w:val="fr-CM"/>
        </w:rPr>
        <w:t>.</w:t>
      </w:r>
    </w:p>
    <w:p w14:paraId="6DC4DA42" w14:textId="30AF7385" w:rsidR="0096765A" w:rsidRPr="000B4E47" w:rsidRDefault="0096765A" w:rsidP="000B4E47">
      <w:pPr>
        <w:pStyle w:val="Paragraphedeliste"/>
        <w:numPr>
          <w:ilvl w:val="1"/>
          <w:numId w:val="104"/>
        </w:numPr>
        <w:rPr>
          <w:lang w:val="fr-CM"/>
        </w:rPr>
      </w:pPr>
      <w:r>
        <w:rPr>
          <w:lang w:val="fr-CM"/>
        </w:rPr>
        <w:t xml:space="preserve">Le package </w:t>
      </w:r>
      <w:proofErr w:type="spellStart"/>
      <w:r>
        <w:rPr>
          <w:lang w:val="fr-CM"/>
        </w:rPr>
        <w:t>Modele.finance</w:t>
      </w:r>
      <w:proofErr w:type="spellEnd"/>
      <w:r w:rsidR="000B4E47">
        <w:rPr>
          <w:lang w:val="fr-CM"/>
        </w:rPr>
        <w:t xml:space="preserve"> : Son </w:t>
      </w:r>
      <w:proofErr w:type="spellStart"/>
      <w:r w:rsidR="000B4E47">
        <w:rPr>
          <w:lang w:val="fr-CM"/>
        </w:rPr>
        <w:t>role</w:t>
      </w:r>
      <w:proofErr w:type="spellEnd"/>
      <w:r w:rsidR="000B4E47">
        <w:rPr>
          <w:lang w:val="fr-CM"/>
        </w:rPr>
        <w:t xml:space="preserve"> est d’e</w:t>
      </w:r>
      <w:r w:rsidR="000B4E47" w:rsidRPr="000B4E47">
        <w:rPr>
          <w:lang w:val="fr-CM"/>
        </w:rPr>
        <w:t>ncapsuler les hypothèses économiques et les résultats calculés pour la prise de décision.</w:t>
      </w:r>
    </w:p>
    <w:p w14:paraId="48DCAC51" w14:textId="5A768D1B" w:rsidR="0096765A" w:rsidRDefault="0096765A" w:rsidP="0096765A">
      <w:pPr>
        <w:pStyle w:val="Paragraphedeliste"/>
        <w:numPr>
          <w:ilvl w:val="0"/>
          <w:numId w:val="104"/>
        </w:numPr>
        <w:rPr>
          <w:lang w:val="fr-CM"/>
        </w:rPr>
      </w:pPr>
      <w:r>
        <w:rPr>
          <w:lang w:val="fr-CM"/>
        </w:rPr>
        <w:t>Le package Vue</w:t>
      </w:r>
      <w:r w:rsidR="000B4E47">
        <w:rPr>
          <w:lang w:val="fr-CM"/>
        </w:rPr>
        <w:t xml:space="preserve"> dans lequel on a créé deux </w:t>
      </w:r>
      <w:proofErr w:type="gramStart"/>
      <w:r w:rsidR="000B4E47">
        <w:rPr>
          <w:lang w:val="fr-CM"/>
        </w:rPr>
        <w:t>packages</w:t>
      </w:r>
      <w:proofErr w:type="gramEnd"/>
      <w:r w:rsidR="000B4E47">
        <w:rPr>
          <w:lang w:val="fr-CM"/>
        </w:rPr>
        <w:t xml:space="preserve"> pour notre étude</w:t>
      </w:r>
    </w:p>
    <w:p w14:paraId="53BB0F65" w14:textId="7A2FB37A" w:rsidR="0096765A" w:rsidRDefault="0096765A" w:rsidP="0096765A">
      <w:pPr>
        <w:pStyle w:val="Paragraphedeliste"/>
        <w:numPr>
          <w:ilvl w:val="1"/>
          <w:numId w:val="104"/>
        </w:numPr>
        <w:rPr>
          <w:lang w:val="fr-CM"/>
        </w:rPr>
      </w:pPr>
      <w:r>
        <w:rPr>
          <w:lang w:val="fr-CM"/>
        </w:rPr>
        <w:t xml:space="preserve">Le package </w:t>
      </w:r>
      <w:proofErr w:type="spellStart"/>
      <w:r>
        <w:rPr>
          <w:lang w:val="fr-CM"/>
        </w:rPr>
        <w:t>Vue.</w:t>
      </w:r>
      <w:r w:rsidR="000B4E47">
        <w:rPr>
          <w:lang w:val="fr-CM"/>
        </w:rPr>
        <w:t>e</w:t>
      </w:r>
      <w:r>
        <w:rPr>
          <w:lang w:val="fr-CM"/>
        </w:rPr>
        <w:t>stimationProd</w:t>
      </w:r>
      <w:proofErr w:type="spellEnd"/>
      <w:r w:rsidR="000B4E47">
        <w:rPr>
          <w:lang w:val="fr-CM"/>
        </w:rPr>
        <w:t xml:space="preserve"> : qui contient les codes principaux des 3 interfaces d’estimation de production des </w:t>
      </w:r>
      <w:proofErr w:type="spellStart"/>
      <w:r w:rsidR="000B4E47">
        <w:rPr>
          <w:lang w:val="fr-CM"/>
        </w:rPr>
        <w:t>differents</w:t>
      </w:r>
      <w:proofErr w:type="spellEnd"/>
      <w:r w:rsidR="000B4E47">
        <w:rPr>
          <w:lang w:val="fr-CM"/>
        </w:rPr>
        <w:t xml:space="preserve"> types de PV (couplés au réseau, hors réseau et suiveur).</w:t>
      </w:r>
    </w:p>
    <w:p w14:paraId="2495920E" w14:textId="705F78D9" w:rsidR="0096765A" w:rsidRPr="000D0CB3" w:rsidRDefault="0096765A" w:rsidP="000D0CB3">
      <w:pPr>
        <w:pStyle w:val="Paragraphedeliste"/>
        <w:numPr>
          <w:ilvl w:val="1"/>
          <w:numId w:val="104"/>
        </w:numPr>
        <w:rPr>
          <w:lang w:val="fr-CM"/>
        </w:rPr>
      </w:pPr>
      <w:r>
        <w:rPr>
          <w:lang w:val="fr-CM"/>
        </w:rPr>
        <w:t xml:space="preserve">Le package </w:t>
      </w:r>
      <w:proofErr w:type="spellStart"/>
      <w:r>
        <w:rPr>
          <w:lang w:val="fr-CM"/>
        </w:rPr>
        <w:t>Vue.util</w:t>
      </w:r>
      <w:proofErr w:type="spellEnd"/>
      <w:r w:rsidR="000B4E47">
        <w:rPr>
          <w:lang w:val="fr-CM"/>
        </w:rPr>
        <w:t xml:space="preserve"> et </w:t>
      </w:r>
      <w:proofErr w:type="spellStart"/>
      <w:r w:rsidR="000B4E47">
        <w:rPr>
          <w:lang w:val="fr-CM"/>
        </w:rPr>
        <w:t>Vue.ui</w:t>
      </w:r>
      <w:proofErr w:type="spellEnd"/>
      <w:r w:rsidR="000B4E47">
        <w:rPr>
          <w:lang w:val="fr-CM"/>
        </w:rPr>
        <w:t xml:space="preserve"> : ils ont été </w:t>
      </w:r>
      <w:proofErr w:type="spellStart"/>
      <w:proofErr w:type="gramStart"/>
      <w:r w:rsidR="000B4E47">
        <w:rPr>
          <w:lang w:val="fr-CM"/>
        </w:rPr>
        <w:t>crées</w:t>
      </w:r>
      <w:proofErr w:type="spellEnd"/>
      <w:proofErr w:type="gramEnd"/>
      <w:r w:rsidR="000B4E47">
        <w:rPr>
          <w:lang w:val="fr-CM"/>
        </w:rPr>
        <w:t xml:space="preserve"> pour </w:t>
      </w:r>
      <w:proofErr w:type="spellStart"/>
      <w:r w:rsidR="000B4E47">
        <w:rPr>
          <w:lang w:val="fr-CM"/>
        </w:rPr>
        <w:t>reduire</w:t>
      </w:r>
      <w:proofErr w:type="spellEnd"/>
      <w:r w:rsidR="000B4E47">
        <w:rPr>
          <w:lang w:val="fr-CM"/>
        </w:rPr>
        <w:t xml:space="preserve"> les redondances et factoriser le code. Ils contiennent respectivement </w:t>
      </w:r>
      <w:r w:rsidR="000D0CB3">
        <w:rPr>
          <w:lang w:val="fr-CM"/>
        </w:rPr>
        <w:t>les utilitaires et les styles communs à toutes les pages.</w:t>
      </w:r>
    </w:p>
    <w:p w14:paraId="6EBED0DA" w14:textId="4CD9622C" w:rsidR="0096765A" w:rsidRDefault="0096765A" w:rsidP="0096765A">
      <w:pPr>
        <w:pStyle w:val="Paragraphedeliste"/>
        <w:numPr>
          <w:ilvl w:val="0"/>
          <w:numId w:val="104"/>
        </w:numPr>
        <w:rPr>
          <w:lang w:val="fr-CM"/>
        </w:rPr>
      </w:pPr>
      <w:r>
        <w:rPr>
          <w:lang w:val="fr-CM"/>
        </w:rPr>
        <w:t xml:space="preserve">Le package </w:t>
      </w:r>
      <w:proofErr w:type="spellStart"/>
      <w:r>
        <w:rPr>
          <w:lang w:val="fr-CM"/>
        </w:rPr>
        <w:t>Controleur</w:t>
      </w:r>
      <w:proofErr w:type="spellEnd"/>
    </w:p>
    <w:p w14:paraId="4A3E754B" w14:textId="03D25349" w:rsidR="0096765A" w:rsidRDefault="0096765A" w:rsidP="0096765A">
      <w:pPr>
        <w:pStyle w:val="Paragraphedeliste"/>
        <w:numPr>
          <w:ilvl w:val="1"/>
          <w:numId w:val="104"/>
        </w:numPr>
        <w:rPr>
          <w:lang w:val="fr-CM"/>
        </w:rPr>
      </w:pPr>
      <w:r>
        <w:rPr>
          <w:lang w:val="fr-CM"/>
        </w:rPr>
        <w:t xml:space="preserve">Le package </w:t>
      </w:r>
      <w:proofErr w:type="spellStart"/>
      <w:proofErr w:type="gramStart"/>
      <w:r>
        <w:rPr>
          <w:lang w:val="fr-CM"/>
        </w:rPr>
        <w:t>controleur.estimationProd</w:t>
      </w:r>
      <w:proofErr w:type="spellEnd"/>
      <w:proofErr w:type="gramEnd"/>
      <w:r w:rsidR="00D37C5B">
        <w:rPr>
          <w:lang w:val="fr-CM"/>
        </w:rPr>
        <w:t xml:space="preserve"> : Il encapsule les actions en arrières </w:t>
      </w:r>
      <w:proofErr w:type="gramStart"/>
      <w:r w:rsidR="00D37C5B">
        <w:rPr>
          <w:lang w:val="fr-CM"/>
        </w:rPr>
        <w:t>plan(</w:t>
      </w:r>
      <w:proofErr w:type="gramEnd"/>
      <w:r w:rsidR="00D37C5B">
        <w:rPr>
          <w:lang w:val="fr-CM"/>
        </w:rPr>
        <w:t xml:space="preserve">asynchrones et synchrones) des différentes actions d’estimation et d’export. Pour se faire il utilise directement les </w:t>
      </w:r>
      <w:proofErr w:type="spellStart"/>
      <w:r w:rsidR="00D37C5B">
        <w:rPr>
          <w:lang w:val="fr-CM"/>
        </w:rPr>
        <w:t>methodes</w:t>
      </w:r>
      <w:proofErr w:type="spellEnd"/>
      <w:r w:rsidR="00D37C5B">
        <w:rPr>
          <w:lang w:val="fr-CM"/>
        </w:rPr>
        <w:t xml:space="preserve"> du package Service.</w:t>
      </w:r>
    </w:p>
    <w:p w14:paraId="481877A8" w14:textId="29BCB53A" w:rsidR="0096765A" w:rsidRDefault="0096765A" w:rsidP="0096765A">
      <w:pPr>
        <w:pStyle w:val="Paragraphedeliste"/>
        <w:numPr>
          <w:ilvl w:val="0"/>
          <w:numId w:val="104"/>
        </w:numPr>
        <w:rPr>
          <w:lang w:val="fr-CM"/>
        </w:rPr>
      </w:pPr>
      <w:r>
        <w:rPr>
          <w:lang w:val="fr-CM"/>
        </w:rPr>
        <w:t>Le package Service</w:t>
      </w:r>
      <w:r w:rsidR="000D0CB3">
        <w:rPr>
          <w:lang w:val="fr-CM"/>
        </w:rPr>
        <w:t xml:space="preserve"> qui implémente la logique </w:t>
      </w:r>
      <w:proofErr w:type="gramStart"/>
      <w:r w:rsidR="000D0CB3">
        <w:rPr>
          <w:lang w:val="fr-CM"/>
        </w:rPr>
        <w:t>métier(</w:t>
      </w:r>
      <w:proofErr w:type="gramEnd"/>
      <w:r w:rsidR="000D0CB3">
        <w:rPr>
          <w:lang w:val="fr-CM"/>
        </w:rPr>
        <w:t xml:space="preserve">estimation de production </w:t>
      </w:r>
      <w:proofErr w:type="spellStart"/>
      <w:r w:rsidR="000D0CB3">
        <w:rPr>
          <w:lang w:val="fr-CM"/>
        </w:rPr>
        <w:t>d’energie</w:t>
      </w:r>
      <w:proofErr w:type="spellEnd"/>
      <w:r w:rsidR="000D0CB3">
        <w:rPr>
          <w:lang w:val="fr-CM"/>
        </w:rPr>
        <w:t xml:space="preserve"> </w:t>
      </w:r>
      <w:proofErr w:type="gramStart"/>
      <w:r w:rsidR="000D0CB3">
        <w:rPr>
          <w:lang w:val="fr-CM"/>
        </w:rPr>
        <w:t>et )</w:t>
      </w:r>
      <w:proofErr w:type="gramEnd"/>
      <w:r w:rsidR="000D0CB3">
        <w:rPr>
          <w:lang w:val="fr-CM"/>
        </w:rPr>
        <w:t xml:space="preserve"> de l’application avec les exports. Nous avons essentiellement travaillés dans ces 3 sous-packages :</w:t>
      </w:r>
    </w:p>
    <w:p w14:paraId="31E4F9BC" w14:textId="00523C6C" w:rsidR="0096765A" w:rsidRDefault="0096765A" w:rsidP="0096765A">
      <w:pPr>
        <w:pStyle w:val="Paragraphedeliste"/>
        <w:numPr>
          <w:ilvl w:val="1"/>
          <w:numId w:val="104"/>
        </w:numPr>
        <w:rPr>
          <w:lang w:val="fr-CM"/>
        </w:rPr>
      </w:pPr>
      <w:r>
        <w:rPr>
          <w:lang w:val="fr-CM"/>
        </w:rPr>
        <w:t xml:space="preserve">Le package </w:t>
      </w:r>
      <w:proofErr w:type="spellStart"/>
      <w:proofErr w:type="gramStart"/>
      <w:r>
        <w:rPr>
          <w:lang w:val="fr-CM"/>
        </w:rPr>
        <w:t>service.pvgis</w:t>
      </w:r>
      <w:proofErr w:type="spellEnd"/>
      <w:proofErr w:type="gramEnd"/>
      <w:r w:rsidR="000D0CB3">
        <w:rPr>
          <w:lang w:val="fr-CM"/>
        </w:rPr>
        <w:t> : pour l’a</w:t>
      </w:r>
      <w:proofErr w:type="spellStart"/>
      <w:r w:rsidR="000D0CB3" w:rsidRPr="000D0CB3">
        <w:t>ccès</w:t>
      </w:r>
      <w:proofErr w:type="spellEnd"/>
      <w:r w:rsidR="000D0CB3" w:rsidRPr="000D0CB3">
        <w:t xml:space="preserve"> résilient à l’API PVGIS (HTTP), construction d’URL, </w:t>
      </w:r>
      <w:proofErr w:type="spellStart"/>
      <w:r w:rsidR="000D0CB3" w:rsidRPr="000D0CB3">
        <w:t>parsing</w:t>
      </w:r>
      <w:proofErr w:type="spellEnd"/>
      <w:r w:rsidR="000D0CB3" w:rsidRPr="000D0CB3">
        <w:t xml:space="preserve"> JSON </w:t>
      </w:r>
      <w:r w:rsidR="000D0CB3">
        <w:t>vers les</w:t>
      </w:r>
      <w:r w:rsidR="000D0CB3" w:rsidRPr="000D0CB3">
        <w:t xml:space="preserve"> modèles.</w:t>
      </w:r>
    </w:p>
    <w:p w14:paraId="17F9D1AD" w14:textId="512AE37D" w:rsidR="0096765A" w:rsidRPr="000D0CB3" w:rsidRDefault="0096765A" w:rsidP="0096765A">
      <w:pPr>
        <w:pStyle w:val="Paragraphedeliste"/>
        <w:numPr>
          <w:ilvl w:val="1"/>
          <w:numId w:val="104"/>
        </w:numPr>
        <w:rPr>
          <w:lang w:val="fr-CM"/>
        </w:rPr>
      </w:pPr>
      <w:r>
        <w:rPr>
          <w:lang w:val="fr-CM"/>
        </w:rPr>
        <w:t xml:space="preserve">Le package </w:t>
      </w:r>
      <w:proofErr w:type="spellStart"/>
      <w:proofErr w:type="gramStart"/>
      <w:r>
        <w:rPr>
          <w:lang w:val="fr-CM"/>
        </w:rPr>
        <w:t>service.finance</w:t>
      </w:r>
      <w:proofErr w:type="spellEnd"/>
      <w:proofErr w:type="gramEnd"/>
      <w:r w:rsidR="000D0CB3">
        <w:rPr>
          <w:lang w:val="fr-CM"/>
        </w:rPr>
        <w:t xml:space="preserve"> : pour les </w:t>
      </w:r>
      <w:r w:rsidR="000D0CB3">
        <w:t>c</w:t>
      </w:r>
      <w:r w:rsidR="000D0CB3" w:rsidRPr="000D0CB3">
        <w:t>alculs économiques à partir des résultats PV.</w:t>
      </w:r>
      <w:r w:rsidR="000D0CB3">
        <w:t xml:space="preserve"> Il faut noter qu’après quelques recherches, nous avons proposés à l’entreprises certains indicateurs pertinents pour connaitre la rentabilité des systèmes </w:t>
      </w:r>
      <w:proofErr w:type="spellStart"/>
      <w:r w:rsidR="000D0CB3">
        <w:t>phoovoltaiques</w:t>
      </w:r>
      <w:proofErr w:type="spellEnd"/>
      <w:r w:rsidR="000D0CB3">
        <w:t xml:space="preserve"> au fils des ans. Ces indicateurs sont :</w:t>
      </w:r>
    </w:p>
    <w:p w14:paraId="6A913B26" w14:textId="1D21FBD8" w:rsidR="000D0CB3" w:rsidRPr="000D0CB3" w:rsidRDefault="000D0CB3" w:rsidP="000D0CB3">
      <w:pPr>
        <w:pStyle w:val="Paragraphedeliste"/>
        <w:numPr>
          <w:ilvl w:val="2"/>
          <w:numId w:val="104"/>
        </w:numPr>
        <w:rPr>
          <w:lang w:val="fr-CM"/>
        </w:rPr>
      </w:pPr>
      <w:r>
        <w:t>Le Cash-flow cumulé par an ;</w:t>
      </w:r>
    </w:p>
    <w:p w14:paraId="5CCFF7BB" w14:textId="67412801" w:rsidR="000D0CB3" w:rsidRPr="000D0CB3" w:rsidRDefault="000D0CB3" w:rsidP="000D0CB3">
      <w:pPr>
        <w:pStyle w:val="Paragraphedeliste"/>
        <w:numPr>
          <w:ilvl w:val="2"/>
          <w:numId w:val="104"/>
        </w:numPr>
        <w:rPr>
          <w:lang w:val="fr-CM"/>
        </w:rPr>
      </w:pPr>
      <w:r>
        <w:t xml:space="preserve">Les recettes vs les </w:t>
      </w:r>
      <w:proofErr w:type="spellStart"/>
      <w:r>
        <w:t>depenses</w:t>
      </w:r>
      <w:proofErr w:type="spellEnd"/>
      <w:r>
        <w:t xml:space="preserve"> par an ;</w:t>
      </w:r>
    </w:p>
    <w:p w14:paraId="22CC25A2" w14:textId="6591759D" w:rsidR="000D0CB3" w:rsidRDefault="000D0CB3" w:rsidP="000D0CB3">
      <w:pPr>
        <w:pStyle w:val="Paragraphedeliste"/>
        <w:numPr>
          <w:ilvl w:val="2"/>
          <w:numId w:val="104"/>
        </w:numPr>
        <w:rPr>
          <w:lang w:val="fr-CM"/>
        </w:rPr>
      </w:pPr>
      <w:r>
        <w:t>Le VAN par an et le VAN total ;</w:t>
      </w:r>
    </w:p>
    <w:p w14:paraId="1F73F6F0" w14:textId="55A9ABC3" w:rsidR="0096765A" w:rsidRPr="00F84BF1" w:rsidRDefault="0096765A" w:rsidP="0096765A">
      <w:pPr>
        <w:pStyle w:val="Paragraphedeliste"/>
        <w:numPr>
          <w:ilvl w:val="1"/>
          <w:numId w:val="104"/>
        </w:numPr>
        <w:rPr>
          <w:lang w:val="fr-CM"/>
        </w:rPr>
      </w:pPr>
      <w:r>
        <w:rPr>
          <w:lang w:val="fr-CM"/>
        </w:rPr>
        <w:t xml:space="preserve">Le package </w:t>
      </w:r>
      <w:proofErr w:type="spellStart"/>
      <w:proofErr w:type="gramStart"/>
      <w:r>
        <w:rPr>
          <w:lang w:val="fr-CM"/>
        </w:rPr>
        <w:t>service.export</w:t>
      </w:r>
      <w:proofErr w:type="spellEnd"/>
      <w:proofErr w:type="gramEnd"/>
      <w:r w:rsidR="000D0CB3">
        <w:rPr>
          <w:lang w:val="fr-CM"/>
        </w:rPr>
        <w:t xml:space="preserve"> : qui implémente </w:t>
      </w:r>
      <w:proofErr w:type="gramStart"/>
      <w:r w:rsidR="000D0CB3">
        <w:rPr>
          <w:lang w:val="fr-CM"/>
        </w:rPr>
        <w:t xml:space="preserve">des </w:t>
      </w:r>
      <w:r w:rsidR="000D0CB3">
        <w:t>e</w:t>
      </w:r>
      <w:r w:rsidR="000D0CB3" w:rsidRPr="000D0CB3">
        <w:t>xport</w:t>
      </w:r>
      <w:proofErr w:type="gramEnd"/>
      <w:r w:rsidR="000D0CB3" w:rsidRPr="000D0CB3">
        <w:t xml:space="preserve"> des résultats en fichiers (PDF/CSV) via </w:t>
      </w:r>
      <w:r w:rsidR="00F84BF1">
        <w:t>les</w:t>
      </w:r>
      <w:r w:rsidR="000D0CB3" w:rsidRPr="000D0CB3">
        <w:t xml:space="preserve"> patron</w:t>
      </w:r>
      <w:r w:rsidR="00F84BF1">
        <w:t>s</w:t>
      </w:r>
      <w:r w:rsidR="000D0CB3" w:rsidRPr="000D0CB3">
        <w:t xml:space="preserve"> Stratégie </w:t>
      </w:r>
      <w:r w:rsidR="00F84BF1">
        <w:t>et</w:t>
      </w:r>
      <w:r w:rsidR="000D0CB3" w:rsidRPr="000D0CB3">
        <w:t xml:space="preserve"> Façade.</w:t>
      </w:r>
    </w:p>
    <w:p w14:paraId="56772501" w14:textId="09022AD0" w:rsidR="00F84BF1" w:rsidRDefault="00F84BF1" w:rsidP="0096765A">
      <w:pPr>
        <w:pStyle w:val="Paragraphedeliste"/>
        <w:numPr>
          <w:ilvl w:val="1"/>
          <w:numId w:val="104"/>
        </w:numPr>
        <w:rPr>
          <w:lang w:val="fr-CM"/>
        </w:rPr>
      </w:pPr>
      <w:r>
        <w:t xml:space="preserve">Le package </w:t>
      </w:r>
      <w:proofErr w:type="spellStart"/>
      <w:proofErr w:type="gramStart"/>
      <w:r>
        <w:t>service.validation</w:t>
      </w:r>
      <w:proofErr w:type="spellEnd"/>
      <w:proofErr w:type="gramEnd"/>
      <w:r>
        <w:t xml:space="preserve"> : dont le </w:t>
      </w:r>
      <w:proofErr w:type="spellStart"/>
      <w:r>
        <w:t>role</w:t>
      </w:r>
      <w:proofErr w:type="spellEnd"/>
      <w:r>
        <w:t xml:space="preserve"> est la v</w:t>
      </w:r>
      <w:r w:rsidRPr="00F84BF1">
        <w:t>alidation centralisée des entrées (bornes/formats)</w:t>
      </w:r>
      <w:r>
        <w:t xml:space="preserve"> </w:t>
      </w:r>
      <w:r w:rsidR="00D37C5B">
        <w:t xml:space="preserve">afin de ne pas surcharger </w:t>
      </w:r>
      <w:proofErr w:type="gramStart"/>
      <w:r w:rsidR="00D37C5B">
        <w:t>les code</w:t>
      </w:r>
      <w:proofErr w:type="gramEnd"/>
      <w:r w:rsidR="00D37C5B">
        <w:t xml:space="preserve"> des </w:t>
      </w:r>
      <w:proofErr w:type="spellStart"/>
      <w:r w:rsidR="00D37C5B">
        <w:t>intefaceset</w:t>
      </w:r>
      <w:proofErr w:type="spellEnd"/>
      <w:r w:rsidR="00D37C5B">
        <w:t xml:space="preserve"> de faciliter les tests.</w:t>
      </w:r>
    </w:p>
    <w:p w14:paraId="1D01FD4B" w14:textId="640A1BE2" w:rsidR="0096765A" w:rsidRDefault="0096765A" w:rsidP="0096765A">
      <w:pPr>
        <w:pStyle w:val="Paragraphedeliste"/>
        <w:numPr>
          <w:ilvl w:val="0"/>
          <w:numId w:val="104"/>
        </w:numPr>
        <w:rPr>
          <w:lang w:val="fr-CM"/>
        </w:rPr>
      </w:pPr>
      <w:r>
        <w:rPr>
          <w:lang w:val="fr-CM"/>
        </w:rPr>
        <w:t>Le package Test : il regroupe tous les tests de l’application</w:t>
      </w:r>
    </w:p>
    <w:p w14:paraId="25552E4D" w14:textId="4AB6B710" w:rsidR="0096765A" w:rsidRDefault="0096765A" w:rsidP="0096765A">
      <w:pPr>
        <w:pStyle w:val="Paragraphedeliste"/>
        <w:numPr>
          <w:ilvl w:val="0"/>
          <w:numId w:val="104"/>
        </w:numPr>
        <w:rPr>
          <w:lang w:val="fr-CM"/>
        </w:rPr>
      </w:pPr>
      <w:r>
        <w:rPr>
          <w:lang w:val="fr-CM"/>
        </w:rPr>
        <w:t>Le package Main : il contient le point de départ de l’application (fichier Main.java)</w:t>
      </w:r>
    </w:p>
    <w:p w14:paraId="2FFA0648" w14:textId="77777777" w:rsidR="00A35707" w:rsidRDefault="00D37C5B" w:rsidP="00D37C5B">
      <w:pPr>
        <w:rPr>
          <w:lang w:val="fr-CM"/>
        </w:rPr>
      </w:pPr>
      <w:r>
        <w:rPr>
          <w:lang w:val="fr-CM"/>
        </w:rPr>
        <w:t xml:space="preserve">Ainsi, nous avons construit ce projet sous une architecture MVC avec </w:t>
      </w:r>
      <w:r w:rsidR="00A35707">
        <w:rPr>
          <w:lang w:val="fr-CM"/>
        </w:rPr>
        <w:t>S</w:t>
      </w:r>
      <w:r>
        <w:rPr>
          <w:lang w:val="fr-CM"/>
        </w:rPr>
        <w:t>ervice</w:t>
      </w:r>
      <w:r w:rsidR="00A35707">
        <w:rPr>
          <w:lang w:val="fr-CM"/>
        </w:rPr>
        <w:t xml:space="preserve">. Nous avons choisi cette architecture sur la base de critères divers afin qu’elle puisse parfaitement seoir </w:t>
      </w:r>
      <w:proofErr w:type="gramStart"/>
      <w:r w:rsidR="00A35707">
        <w:rPr>
          <w:lang w:val="fr-CM"/>
        </w:rPr>
        <w:t>au modules</w:t>
      </w:r>
      <w:proofErr w:type="gramEnd"/>
      <w:r w:rsidR="00A35707">
        <w:rPr>
          <w:lang w:val="fr-CM"/>
        </w:rPr>
        <w:t xml:space="preserve"> que nous </w:t>
      </w:r>
      <w:proofErr w:type="spellStart"/>
      <w:r w:rsidR="00A35707">
        <w:rPr>
          <w:lang w:val="fr-CM"/>
        </w:rPr>
        <w:t>developpons</w:t>
      </w:r>
      <w:proofErr w:type="spellEnd"/>
      <w:r w:rsidR="00A35707">
        <w:rPr>
          <w:lang w:val="fr-CM"/>
        </w:rPr>
        <w:t>. Par suite, nous donnerons les détails d’implémentation.</w:t>
      </w:r>
    </w:p>
    <w:p w14:paraId="71B8690A" w14:textId="5E55D2C7" w:rsidR="00A35707" w:rsidRDefault="00D37C5B" w:rsidP="00A35707">
      <w:pPr>
        <w:pStyle w:val="Titre1"/>
      </w:pPr>
      <w:r>
        <w:rPr>
          <w:lang w:val="fr-CM"/>
        </w:rPr>
        <w:lastRenderedPageBreak/>
        <w:t xml:space="preserve">  </w:t>
      </w:r>
      <w:bookmarkStart w:id="27" w:name="_Hlk210518557"/>
      <w:bookmarkStart w:id="28" w:name="_Toc210558645"/>
      <w:r w:rsidR="00A35707">
        <w:t>CHAPITRE IV </w:t>
      </w:r>
      <w:bookmarkEnd w:id="27"/>
      <w:r w:rsidR="00A35707">
        <w:t>: ETUDE TECHNIQUE</w:t>
      </w:r>
      <w:bookmarkEnd w:id="28"/>
    </w:p>
    <w:p w14:paraId="64F081BB" w14:textId="5730917F" w:rsidR="00A35707" w:rsidRDefault="00A35707" w:rsidP="00A35707">
      <w:pPr>
        <w:pStyle w:val="Titre2"/>
      </w:pPr>
      <w:bookmarkStart w:id="29" w:name="_Toc210558646"/>
      <w:r>
        <w:t>IV.1. Outils et langage utilisés</w:t>
      </w:r>
      <w:bookmarkEnd w:id="29"/>
    </w:p>
    <w:p w14:paraId="31953066" w14:textId="70C3C58A" w:rsidR="00A35707" w:rsidRDefault="00A35707" w:rsidP="00A35707">
      <w:r>
        <w:t xml:space="preserve">Afin de mener </w:t>
      </w:r>
      <w:proofErr w:type="spellStart"/>
      <w:r>
        <w:t>a</w:t>
      </w:r>
      <w:proofErr w:type="spellEnd"/>
      <w:r>
        <w:t xml:space="preserve"> bien ce projet, nous avons fait le choix de </w:t>
      </w:r>
      <w:proofErr w:type="spellStart"/>
      <w:proofErr w:type="gramStart"/>
      <w:r>
        <w:t>no,breux</w:t>
      </w:r>
      <w:proofErr w:type="spellEnd"/>
      <w:proofErr w:type="gramEnd"/>
      <w:r>
        <w:t xml:space="preserve"> outils, langages et bibliothèques. </w:t>
      </w:r>
      <w:proofErr w:type="gramStart"/>
      <w:r>
        <w:t>Il sont</w:t>
      </w:r>
      <w:proofErr w:type="gramEnd"/>
      <w:r>
        <w:t xml:space="preserve"> résumés dans le tableau ci-dessous :</w:t>
      </w:r>
    </w:p>
    <w:tbl>
      <w:tblPr>
        <w:tblStyle w:val="Grilledutableau"/>
        <w:tblW w:w="0" w:type="auto"/>
        <w:tblLook w:val="04A0" w:firstRow="1" w:lastRow="0" w:firstColumn="1" w:lastColumn="0" w:noHBand="0" w:noVBand="1"/>
      </w:tblPr>
      <w:tblGrid>
        <w:gridCol w:w="1308"/>
        <w:gridCol w:w="3218"/>
        <w:gridCol w:w="4536"/>
      </w:tblGrid>
      <w:tr w:rsidR="004C76BF" w:rsidRPr="00A35707" w14:paraId="00FAEAB8" w14:textId="77777777" w:rsidTr="00A35707">
        <w:tc>
          <w:tcPr>
            <w:tcW w:w="0" w:type="auto"/>
            <w:hideMark/>
          </w:tcPr>
          <w:p w14:paraId="30A56C87" w14:textId="77777777" w:rsidR="00A35707" w:rsidRPr="00A35707" w:rsidRDefault="00A35707" w:rsidP="00A35707">
            <w:pPr>
              <w:jc w:val="center"/>
              <w:rPr>
                <w:rFonts w:ascii="Segoe UI" w:eastAsia="Times New Roman" w:hAnsi="Segoe UI" w:cs="Segoe UI"/>
                <w:b/>
                <w:bCs/>
                <w:color w:val="000000" w:themeColor="text1"/>
                <w:sz w:val="20"/>
                <w:szCs w:val="20"/>
                <w:lang w:val="fr-CM" w:eastAsia="fr-CM"/>
              </w:rPr>
            </w:pPr>
            <w:r w:rsidRPr="00A35707">
              <w:rPr>
                <w:rFonts w:ascii="Segoe UI" w:eastAsia="Times New Roman" w:hAnsi="Segoe UI" w:cs="Segoe UI"/>
                <w:b/>
                <w:bCs/>
                <w:color w:val="000000" w:themeColor="text1"/>
                <w:sz w:val="20"/>
                <w:szCs w:val="20"/>
                <w:lang w:val="fr-CM" w:eastAsia="fr-CM"/>
              </w:rPr>
              <w:t>Outil / Langage</w:t>
            </w:r>
          </w:p>
        </w:tc>
        <w:tc>
          <w:tcPr>
            <w:tcW w:w="0" w:type="auto"/>
            <w:hideMark/>
          </w:tcPr>
          <w:p w14:paraId="55413C0D" w14:textId="77777777" w:rsidR="00A35707" w:rsidRPr="00A35707" w:rsidRDefault="00A35707" w:rsidP="00A35707">
            <w:pPr>
              <w:jc w:val="center"/>
              <w:rPr>
                <w:rFonts w:ascii="Segoe UI" w:eastAsia="Times New Roman" w:hAnsi="Segoe UI" w:cs="Segoe UI"/>
                <w:b/>
                <w:bCs/>
                <w:color w:val="000000" w:themeColor="text1"/>
                <w:sz w:val="20"/>
                <w:szCs w:val="20"/>
                <w:lang w:val="fr-CM" w:eastAsia="fr-CM"/>
              </w:rPr>
            </w:pPr>
            <w:r w:rsidRPr="00A35707">
              <w:rPr>
                <w:rFonts w:ascii="Segoe UI" w:eastAsia="Times New Roman" w:hAnsi="Segoe UI" w:cs="Segoe UI"/>
                <w:b/>
                <w:bCs/>
                <w:color w:val="000000" w:themeColor="text1"/>
                <w:sz w:val="20"/>
                <w:szCs w:val="20"/>
                <w:lang w:val="fr-CM" w:eastAsia="fr-CM"/>
              </w:rPr>
              <w:t>Description</w:t>
            </w:r>
          </w:p>
        </w:tc>
        <w:tc>
          <w:tcPr>
            <w:tcW w:w="0" w:type="auto"/>
            <w:hideMark/>
          </w:tcPr>
          <w:p w14:paraId="42A9A3BA" w14:textId="77777777" w:rsidR="00A35707" w:rsidRPr="00A35707" w:rsidRDefault="00A35707" w:rsidP="00A35707">
            <w:pPr>
              <w:jc w:val="center"/>
              <w:rPr>
                <w:rFonts w:ascii="Segoe UI" w:eastAsia="Times New Roman" w:hAnsi="Segoe UI" w:cs="Segoe UI"/>
                <w:b/>
                <w:bCs/>
                <w:color w:val="000000" w:themeColor="text1"/>
                <w:sz w:val="20"/>
                <w:szCs w:val="20"/>
                <w:lang w:val="fr-CM" w:eastAsia="fr-CM"/>
              </w:rPr>
            </w:pPr>
            <w:r w:rsidRPr="00A35707">
              <w:rPr>
                <w:rFonts w:ascii="Segoe UI" w:eastAsia="Times New Roman" w:hAnsi="Segoe UI" w:cs="Segoe UI"/>
                <w:b/>
                <w:bCs/>
                <w:color w:val="000000" w:themeColor="text1"/>
                <w:sz w:val="20"/>
                <w:szCs w:val="20"/>
                <w:lang w:val="fr-CM" w:eastAsia="fr-CM"/>
              </w:rPr>
              <w:t>Raisons du choix</w:t>
            </w:r>
          </w:p>
        </w:tc>
      </w:tr>
      <w:tr w:rsidR="004C76BF" w:rsidRPr="00A35707" w14:paraId="07861F87" w14:textId="77777777" w:rsidTr="00A35707">
        <w:tc>
          <w:tcPr>
            <w:tcW w:w="0" w:type="auto"/>
            <w:hideMark/>
          </w:tcPr>
          <w:p w14:paraId="350B47A5"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Java 21</w:t>
            </w:r>
          </w:p>
        </w:tc>
        <w:tc>
          <w:tcPr>
            <w:tcW w:w="0" w:type="auto"/>
            <w:hideMark/>
          </w:tcPr>
          <w:p w14:paraId="0CC864A1" w14:textId="31480194" w:rsidR="00A35707" w:rsidRPr="00A35707" w:rsidRDefault="004C76BF" w:rsidP="00A35707">
            <w:pPr>
              <w:rPr>
                <w:rFonts w:ascii="Segoe UI" w:eastAsia="Times New Roman" w:hAnsi="Segoe UI" w:cs="Segoe UI"/>
                <w:color w:val="000000" w:themeColor="text1"/>
                <w:sz w:val="20"/>
                <w:szCs w:val="20"/>
                <w:lang w:val="fr-CM" w:eastAsia="fr-CM"/>
              </w:rPr>
            </w:pPr>
            <w:proofErr w:type="gramStart"/>
            <w:r w:rsidRPr="004C76BF">
              <w:rPr>
                <w:rFonts w:ascii="Segoe UI" w:eastAsia="Times New Roman" w:hAnsi="Segoe UI" w:cs="Segoe UI"/>
                <w:color w:val="000000" w:themeColor="text1"/>
                <w:sz w:val="20"/>
                <w:szCs w:val="20"/>
                <w:lang w:eastAsia="fr-CM"/>
              </w:rPr>
              <w:t>langage</w:t>
            </w:r>
            <w:proofErr w:type="gramEnd"/>
            <w:r w:rsidRPr="004C76BF">
              <w:rPr>
                <w:rFonts w:ascii="Segoe UI" w:eastAsia="Times New Roman" w:hAnsi="Segoe UI" w:cs="Segoe UI"/>
                <w:color w:val="000000" w:themeColor="text1"/>
                <w:sz w:val="20"/>
                <w:szCs w:val="20"/>
                <w:lang w:eastAsia="fr-CM"/>
              </w:rPr>
              <w:t xml:space="preserve"> de programmation </w:t>
            </w:r>
            <w:r w:rsidRPr="004C76BF">
              <w:rPr>
                <w:rFonts w:ascii="Segoe UI" w:eastAsia="Times New Roman" w:hAnsi="Segoe UI" w:cs="Segoe UI"/>
                <w:b/>
                <w:bCs/>
                <w:color w:val="000000" w:themeColor="text1"/>
                <w:sz w:val="20"/>
                <w:szCs w:val="20"/>
                <w:lang w:eastAsia="fr-CM"/>
              </w:rPr>
              <w:t>orienté objet</w:t>
            </w:r>
            <w:r w:rsidRPr="004C76BF">
              <w:rPr>
                <w:rFonts w:ascii="Segoe UI" w:eastAsia="Times New Roman" w:hAnsi="Segoe UI" w:cs="Segoe UI"/>
                <w:color w:val="000000" w:themeColor="text1"/>
                <w:sz w:val="20"/>
                <w:szCs w:val="20"/>
                <w:lang w:eastAsia="fr-CM"/>
              </w:rPr>
              <w:t xml:space="preserve">, </w:t>
            </w:r>
            <w:r w:rsidRPr="004C76BF">
              <w:rPr>
                <w:rFonts w:ascii="Segoe UI" w:eastAsia="Times New Roman" w:hAnsi="Segoe UI" w:cs="Segoe UI"/>
                <w:b/>
                <w:bCs/>
                <w:color w:val="000000" w:themeColor="text1"/>
                <w:sz w:val="20"/>
                <w:szCs w:val="20"/>
                <w:lang w:eastAsia="fr-CM"/>
              </w:rPr>
              <w:t>portable</w:t>
            </w:r>
            <w:r w:rsidRPr="004C76BF">
              <w:rPr>
                <w:rFonts w:ascii="Segoe UI" w:eastAsia="Times New Roman" w:hAnsi="Segoe UI" w:cs="Segoe UI"/>
                <w:color w:val="000000" w:themeColor="text1"/>
                <w:sz w:val="20"/>
                <w:szCs w:val="20"/>
                <w:lang w:eastAsia="fr-CM"/>
              </w:rPr>
              <w:t xml:space="preserve"> grâce à la machine virtuelle </w:t>
            </w:r>
          </w:p>
        </w:tc>
        <w:tc>
          <w:tcPr>
            <w:tcW w:w="0" w:type="auto"/>
            <w:hideMark/>
          </w:tcPr>
          <w:p w14:paraId="7EC931BD" w14:textId="6C8EBAE7" w:rsidR="00A35707" w:rsidRPr="00A35707" w:rsidRDefault="004C76BF" w:rsidP="00A35707">
            <w:pPr>
              <w:rPr>
                <w:rFonts w:ascii="Segoe UI" w:eastAsia="Times New Roman" w:hAnsi="Segoe UI" w:cs="Segoe UI"/>
                <w:color w:val="000000" w:themeColor="text1"/>
                <w:sz w:val="20"/>
                <w:szCs w:val="20"/>
                <w:lang w:val="fr-CM" w:eastAsia="fr-CM"/>
              </w:rPr>
            </w:pPr>
            <w:r>
              <w:rPr>
                <w:rFonts w:ascii="Segoe UI" w:eastAsia="Times New Roman" w:hAnsi="Segoe UI" w:cs="Segoe UI"/>
                <w:color w:val="000000" w:themeColor="text1"/>
                <w:sz w:val="20"/>
                <w:szCs w:val="20"/>
                <w:lang w:val="fr-CM" w:eastAsia="fr-CM"/>
              </w:rPr>
              <w:t xml:space="preserve">C’est le langage avec lequel l’application de l’entreprise était </w:t>
            </w:r>
            <w:proofErr w:type="gramStart"/>
            <w:r>
              <w:rPr>
                <w:rFonts w:ascii="Segoe UI" w:eastAsia="Times New Roman" w:hAnsi="Segoe UI" w:cs="Segoe UI"/>
                <w:color w:val="000000" w:themeColor="text1"/>
                <w:sz w:val="20"/>
                <w:szCs w:val="20"/>
                <w:lang w:val="fr-CM" w:eastAsia="fr-CM"/>
              </w:rPr>
              <w:t>développé</w:t>
            </w:r>
            <w:proofErr w:type="gramEnd"/>
            <w:r w:rsidR="00A35707" w:rsidRPr="00A35707">
              <w:rPr>
                <w:rFonts w:ascii="Segoe UI" w:eastAsia="Times New Roman" w:hAnsi="Segoe UI" w:cs="Segoe UI"/>
                <w:color w:val="000000" w:themeColor="text1"/>
                <w:sz w:val="20"/>
                <w:szCs w:val="20"/>
                <w:lang w:val="fr-CM" w:eastAsia="fr-CM"/>
              </w:rPr>
              <w:t xml:space="preserve">, </w:t>
            </w:r>
            <w:r>
              <w:rPr>
                <w:rFonts w:ascii="Segoe UI" w:eastAsia="Times New Roman" w:hAnsi="Segoe UI" w:cs="Segoe UI"/>
                <w:color w:val="000000" w:themeColor="text1"/>
                <w:sz w:val="20"/>
                <w:szCs w:val="20"/>
                <w:lang w:val="fr-CM" w:eastAsia="fr-CM"/>
              </w:rPr>
              <w:t>il est sécurisé</w:t>
            </w:r>
            <w:r w:rsidR="00A35707" w:rsidRPr="00A35707">
              <w:rPr>
                <w:rFonts w:ascii="Segoe UI" w:eastAsia="Times New Roman" w:hAnsi="Segoe UI" w:cs="Segoe UI"/>
                <w:color w:val="000000" w:themeColor="text1"/>
                <w:sz w:val="20"/>
                <w:szCs w:val="20"/>
                <w:lang w:val="fr-CM" w:eastAsia="fr-CM"/>
              </w:rPr>
              <w:t xml:space="preserve">, </w:t>
            </w:r>
            <w:proofErr w:type="spellStart"/>
            <w:r w:rsidRPr="00A35707">
              <w:rPr>
                <w:rFonts w:ascii="Segoe UI" w:eastAsia="Times New Roman" w:hAnsi="Segoe UI" w:cs="Segoe UI"/>
                <w:color w:val="000000" w:themeColor="text1"/>
                <w:sz w:val="20"/>
                <w:szCs w:val="20"/>
                <w:lang w:val="fr-CM" w:eastAsia="fr-CM"/>
              </w:rPr>
              <w:t>intégr</w:t>
            </w:r>
            <w:r>
              <w:rPr>
                <w:rFonts w:ascii="Segoe UI" w:eastAsia="Times New Roman" w:hAnsi="Segoe UI" w:cs="Segoe UI"/>
                <w:color w:val="000000" w:themeColor="text1"/>
                <w:sz w:val="20"/>
                <w:szCs w:val="20"/>
                <w:lang w:val="fr-CM" w:eastAsia="fr-CM"/>
              </w:rPr>
              <w:t>e</w:t>
            </w:r>
            <w:proofErr w:type="spellEnd"/>
            <w:r w:rsidRPr="00A35707">
              <w:rPr>
                <w:rFonts w:ascii="Segoe UI" w:eastAsia="Times New Roman" w:hAnsi="Segoe UI" w:cs="Segoe UI"/>
                <w:color w:val="000000" w:themeColor="text1"/>
                <w:sz w:val="20"/>
                <w:szCs w:val="20"/>
                <w:lang w:val="fr-CM" w:eastAsia="fr-CM"/>
              </w:rPr>
              <w:t xml:space="preserve"> </w:t>
            </w:r>
            <w:proofErr w:type="spellStart"/>
            <w:r w:rsidR="00A35707" w:rsidRPr="00A35707">
              <w:rPr>
                <w:rFonts w:ascii="Segoe UI" w:eastAsia="Times New Roman" w:hAnsi="Segoe UI" w:cs="Segoe UI"/>
                <w:color w:val="000000" w:themeColor="text1"/>
                <w:sz w:val="20"/>
                <w:szCs w:val="20"/>
                <w:lang w:val="fr-CM" w:eastAsia="fr-CM"/>
              </w:rPr>
              <w:t>HttpClient</w:t>
            </w:r>
            <w:proofErr w:type="spellEnd"/>
            <w:r>
              <w:rPr>
                <w:rFonts w:ascii="Segoe UI" w:eastAsia="Times New Roman" w:hAnsi="Segoe UI" w:cs="Segoe UI"/>
                <w:color w:val="000000" w:themeColor="text1"/>
                <w:sz w:val="20"/>
                <w:szCs w:val="20"/>
                <w:lang w:val="fr-CM" w:eastAsia="fr-CM"/>
              </w:rPr>
              <w:t xml:space="preserve"> et </w:t>
            </w:r>
            <w:proofErr w:type="spellStart"/>
            <w:r>
              <w:rPr>
                <w:rFonts w:ascii="Segoe UI" w:eastAsia="Times New Roman" w:hAnsi="Segoe UI" w:cs="Segoe UI"/>
                <w:color w:val="000000" w:themeColor="text1"/>
                <w:sz w:val="20"/>
                <w:szCs w:val="20"/>
                <w:lang w:val="fr-CM" w:eastAsia="fr-CM"/>
              </w:rPr>
              <w:t>Xchart</w:t>
            </w:r>
            <w:proofErr w:type="spellEnd"/>
            <w:r>
              <w:rPr>
                <w:rFonts w:ascii="Segoe UI" w:eastAsia="Times New Roman" w:hAnsi="Segoe UI" w:cs="Segoe UI"/>
                <w:color w:val="000000" w:themeColor="text1"/>
                <w:sz w:val="20"/>
                <w:szCs w:val="20"/>
                <w:lang w:val="fr-CM" w:eastAsia="fr-CM"/>
              </w:rPr>
              <w:t xml:space="preserve"> pour les graphiques</w:t>
            </w:r>
          </w:p>
        </w:tc>
      </w:tr>
      <w:tr w:rsidR="004C76BF" w:rsidRPr="00A35707" w14:paraId="04E4EC45" w14:textId="77777777" w:rsidTr="00A35707">
        <w:tc>
          <w:tcPr>
            <w:tcW w:w="0" w:type="auto"/>
            <w:hideMark/>
          </w:tcPr>
          <w:p w14:paraId="3F7443A7"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Swing</w:t>
            </w:r>
          </w:p>
        </w:tc>
        <w:tc>
          <w:tcPr>
            <w:tcW w:w="0" w:type="auto"/>
            <w:hideMark/>
          </w:tcPr>
          <w:p w14:paraId="6A542DB0" w14:textId="29BF3791"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Bibliothèque UI desktop</w:t>
            </w:r>
            <w:r>
              <w:rPr>
                <w:rFonts w:ascii="Segoe UI" w:eastAsia="Times New Roman" w:hAnsi="Segoe UI" w:cs="Segoe UI"/>
                <w:color w:val="000000" w:themeColor="text1"/>
                <w:sz w:val="20"/>
                <w:szCs w:val="20"/>
                <w:lang w:val="fr-CM" w:eastAsia="fr-CM"/>
              </w:rPr>
              <w:t xml:space="preserve"> pour java</w:t>
            </w:r>
          </w:p>
        </w:tc>
        <w:tc>
          <w:tcPr>
            <w:tcW w:w="0" w:type="auto"/>
            <w:hideMark/>
          </w:tcPr>
          <w:p w14:paraId="3A69B8D7"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Offline, déploiement simple (pas de serveur), maîtrise rapide</w:t>
            </w:r>
          </w:p>
        </w:tc>
      </w:tr>
      <w:tr w:rsidR="004C76BF" w:rsidRPr="00A35707" w14:paraId="6E11BFB4" w14:textId="77777777" w:rsidTr="00A35707">
        <w:tc>
          <w:tcPr>
            <w:tcW w:w="0" w:type="auto"/>
            <w:hideMark/>
          </w:tcPr>
          <w:p w14:paraId="5D48D693"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Maven</w:t>
            </w:r>
          </w:p>
        </w:tc>
        <w:tc>
          <w:tcPr>
            <w:tcW w:w="0" w:type="auto"/>
            <w:hideMark/>
          </w:tcPr>
          <w:p w14:paraId="4E5CB87E"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 xml:space="preserve">Outil de </w:t>
            </w:r>
            <w:proofErr w:type="spellStart"/>
            <w:r w:rsidRPr="00A35707">
              <w:rPr>
                <w:rFonts w:ascii="Segoe UI" w:eastAsia="Times New Roman" w:hAnsi="Segoe UI" w:cs="Segoe UI"/>
                <w:color w:val="000000" w:themeColor="text1"/>
                <w:sz w:val="20"/>
                <w:szCs w:val="20"/>
                <w:lang w:val="fr-CM" w:eastAsia="fr-CM"/>
              </w:rPr>
              <w:t>build</w:t>
            </w:r>
            <w:proofErr w:type="spellEnd"/>
            <w:r w:rsidRPr="00A35707">
              <w:rPr>
                <w:rFonts w:ascii="Segoe UI" w:eastAsia="Times New Roman" w:hAnsi="Segoe UI" w:cs="Segoe UI"/>
                <w:color w:val="000000" w:themeColor="text1"/>
                <w:sz w:val="20"/>
                <w:szCs w:val="20"/>
                <w:lang w:val="fr-CM" w:eastAsia="fr-CM"/>
              </w:rPr>
              <w:t xml:space="preserve"> et gestion de dépendances</w:t>
            </w:r>
          </w:p>
        </w:tc>
        <w:tc>
          <w:tcPr>
            <w:tcW w:w="0" w:type="auto"/>
            <w:hideMark/>
          </w:tcPr>
          <w:p w14:paraId="561E939D" w14:textId="681FAACD" w:rsidR="00A35707" w:rsidRPr="00A35707" w:rsidRDefault="00A35707" w:rsidP="00A35707">
            <w:pPr>
              <w:rPr>
                <w:rFonts w:ascii="Segoe UI" w:eastAsia="Times New Roman" w:hAnsi="Segoe UI" w:cs="Segoe UI"/>
                <w:color w:val="000000" w:themeColor="text1"/>
                <w:sz w:val="20"/>
                <w:szCs w:val="20"/>
                <w:lang w:val="fr-CM" w:eastAsia="fr-CM"/>
              </w:rPr>
            </w:pPr>
            <w:proofErr w:type="gramStart"/>
            <w:r w:rsidRPr="00A35707">
              <w:rPr>
                <w:rFonts w:ascii="Segoe UI" w:eastAsia="Times New Roman" w:hAnsi="Segoe UI" w:cs="Segoe UI"/>
                <w:color w:val="000000" w:themeColor="text1"/>
                <w:sz w:val="20"/>
                <w:szCs w:val="20"/>
                <w:lang w:val="fr-CM" w:eastAsia="fr-CM"/>
              </w:rPr>
              <w:t>plugins</w:t>
            </w:r>
            <w:proofErr w:type="gramEnd"/>
            <w:r w:rsidRPr="00A35707">
              <w:rPr>
                <w:rFonts w:ascii="Segoe UI" w:eastAsia="Times New Roman" w:hAnsi="Segoe UI" w:cs="Segoe UI"/>
                <w:color w:val="000000" w:themeColor="text1"/>
                <w:sz w:val="20"/>
                <w:szCs w:val="20"/>
                <w:lang w:val="fr-CM" w:eastAsia="fr-CM"/>
              </w:rPr>
              <w:t xml:space="preserve"> (tests, couverture, </w:t>
            </w:r>
            <w:proofErr w:type="spellStart"/>
            <w:r w:rsidRPr="00A35707">
              <w:rPr>
                <w:rFonts w:ascii="Segoe UI" w:eastAsia="Times New Roman" w:hAnsi="Segoe UI" w:cs="Segoe UI"/>
                <w:color w:val="000000" w:themeColor="text1"/>
                <w:sz w:val="20"/>
                <w:szCs w:val="20"/>
                <w:lang w:val="fr-CM" w:eastAsia="fr-CM"/>
              </w:rPr>
              <w:t>assembly</w:t>
            </w:r>
            <w:proofErr w:type="spellEnd"/>
            <w:r w:rsidRPr="00A35707">
              <w:rPr>
                <w:rFonts w:ascii="Segoe UI" w:eastAsia="Times New Roman" w:hAnsi="Segoe UI" w:cs="Segoe UI"/>
                <w:color w:val="000000" w:themeColor="text1"/>
                <w:sz w:val="20"/>
                <w:szCs w:val="20"/>
                <w:lang w:val="fr-CM" w:eastAsia="fr-CM"/>
              </w:rPr>
              <w:t>), reproductible</w:t>
            </w:r>
          </w:p>
        </w:tc>
      </w:tr>
      <w:tr w:rsidR="004C76BF" w:rsidRPr="00A35707" w14:paraId="2C0E533F" w14:textId="77777777" w:rsidTr="00A35707">
        <w:tc>
          <w:tcPr>
            <w:tcW w:w="0" w:type="auto"/>
            <w:hideMark/>
          </w:tcPr>
          <w:p w14:paraId="39F45C25"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 xml:space="preserve">JUnit 5 + </w:t>
            </w:r>
            <w:proofErr w:type="spellStart"/>
            <w:r w:rsidRPr="00A35707">
              <w:rPr>
                <w:rFonts w:ascii="Segoe UI" w:eastAsia="Times New Roman" w:hAnsi="Segoe UI" w:cs="Segoe UI"/>
                <w:color w:val="000000" w:themeColor="text1"/>
                <w:sz w:val="20"/>
                <w:szCs w:val="20"/>
                <w:lang w:val="fr-CM" w:eastAsia="fr-CM"/>
              </w:rPr>
              <w:t>Mockito</w:t>
            </w:r>
            <w:proofErr w:type="spellEnd"/>
          </w:p>
        </w:tc>
        <w:tc>
          <w:tcPr>
            <w:tcW w:w="0" w:type="auto"/>
            <w:hideMark/>
          </w:tcPr>
          <w:p w14:paraId="6E7FC5BD" w14:textId="77777777" w:rsidR="00A35707" w:rsidRPr="00A35707" w:rsidRDefault="00A35707" w:rsidP="00A35707">
            <w:pPr>
              <w:rPr>
                <w:rFonts w:ascii="Segoe UI" w:eastAsia="Times New Roman" w:hAnsi="Segoe UI" w:cs="Segoe UI"/>
                <w:color w:val="000000" w:themeColor="text1"/>
                <w:sz w:val="20"/>
                <w:szCs w:val="20"/>
                <w:lang w:val="fr-CM" w:eastAsia="fr-CM"/>
              </w:rPr>
            </w:pPr>
            <w:proofErr w:type="spellStart"/>
            <w:r w:rsidRPr="00A35707">
              <w:rPr>
                <w:rFonts w:ascii="Segoe UI" w:eastAsia="Times New Roman" w:hAnsi="Segoe UI" w:cs="Segoe UI"/>
                <w:color w:val="000000" w:themeColor="text1"/>
                <w:sz w:val="20"/>
                <w:szCs w:val="20"/>
                <w:lang w:val="fr-CM" w:eastAsia="fr-CM"/>
              </w:rPr>
              <w:t>Frameworks</w:t>
            </w:r>
            <w:proofErr w:type="spellEnd"/>
            <w:r w:rsidRPr="00A35707">
              <w:rPr>
                <w:rFonts w:ascii="Segoe UI" w:eastAsia="Times New Roman" w:hAnsi="Segoe UI" w:cs="Segoe UI"/>
                <w:color w:val="000000" w:themeColor="text1"/>
                <w:sz w:val="20"/>
                <w:szCs w:val="20"/>
                <w:lang w:val="fr-CM" w:eastAsia="fr-CM"/>
              </w:rPr>
              <w:t xml:space="preserve"> de tests unitaires et </w:t>
            </w:r>
            <w:proofErr w:type="spellStart"/>
            <w:r w:rsidRPr="00A35707">
              <w:rPr>
                <w:rFonts w:ascii="Segoe UI" w:eastAsia="Times New Roman" w:hAnsi="Segoe UI" w:cs="Segoe UI"/>
                <w:color w:val="000000" w:themeColor="text1"/>
                <w:sz w:val="20"/>
                <w:szCs w:val="20"/>
                <w:lang w:val="fr-CM" w:eastAsia="fr-CM"/>
              </w:rPr>
              <w:t>mocks</w:t>
            </w:r>
            <w:proofErr w:type="spellEnd"/>
          </w:p>
        </w:tc>
        <w:tc>
          <w:tcPr>
            <w:tcW w:w="0" w:type="auto"/>
            <w:hideMark/>
          </w:tcPr>
          <w:p w14:paraId="36D1DCBF"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 xml:space="preserve">Tests clairs, </w:t>
            </w:r>
            <w:proofErr w:type="spellStart"/>
            <w:r w:rsidRPr="00A35707">
              <w:rPr>
                <w:rFonts w:ascii="Segoe UI" w:eastAsia="Times New Roman" w:hAnsi="Segoe UI" w:cs="Segoe UI"/>
                <w:color w:val="000000" w:themeColor="text1"/>
                <w:sz w:val="20"/>
                <w:szCs w:val="20"/>
                <w:lang w:val="fr-CM" w:eastAsia="fr-CM"/>
              </w:rPr>
              <w:t>mocks</w:t>
            </w:r>
            <w:proofErr w:type="spellEnd"/>
            <w:r w:rsidRPr="00A35707">
              <w:rPr>
                <w:rFonts w:ascii="Segoe UI" w:eastAsia="Times New Roman" w:hAnsi="Segoe UI" w:cs="Segoe UI"/>
                <w:color w:val="000000" w:themeColor="text1"/>
                <w:sz w:val="20"/>
                <w:szCs w:val="20"/>
                <w:lang w:val="fr-CM" w:eastAsia="fr-CM"/>
              </w:rPr>
              <w:t xml:space="preserve"> faciles (</w:t>
            </w:r>
            <w:proofErr w:type="spellStart"/>
            <w:r w:rsidRPr="00A35707">
              <w:rPr>
                <w:rFonts w:ascii="Segoe UI" w:eastAsia="Times New Roman" w:hAnsi="Segoe UI" w:cs="Segoe UI"/>
                <w:color w:val="000000" w:themeColor="text1"/>
                <w:sz w:val="20"/>
                <w:szCs w:val="20"/>
                <w:lang w:val="fr-CM" w:eastAsia="fr-CM"/>
              </w:rPr>
              <w:t>PVGISClient</w:t>
            </w:r>
            <w:proofErr w:type="spellEnd"/>
            <w:r w:rsidRPr="00A35707">
              <w:rPr>
                <w:rFonts w:ascii="Segoe UI" w:eastAsia="Times New Roman" w:hAnsi="Segoe UI" w:cs="Segoe UI"/>
                <w:color w:val="000000" w:themeColor="text1"/>
                <w:sz w:val="20"/>
                <w:szCs w:val="20"/>
                <w:lang w:val="fr-CM" w:eastAsia="fr-CM"/>
              </w:rPr>
              <w:t xml:space="preserve">), exécution </w:t>
            </w:r>
            <w:proofErr w:type="spellStart"/>
            <w:r w:rsidRPr="00A35707">
              <w:rPr>
                <w:rFonts w:ascii="Segoe UI" w:eastAsia="Times New Roman" w:hAnsi="Segoe UI" w:cs="Segoe UI"/>
                <w:color w:val="000000" w:themeColor="text1"/>
                <w:sz w:val="20"/>
                <w:szCs w:val="20"/>
                <w:lang w:val="fr-CM" w:eastAsia="fr-CM"/>
              </w:rPr>
              <w:t>headless</w:t>
            </w:r>
            <w:proofErr w:type="spellEnd"/>
            <w:r w:rsidRPr="00A35707">
              <w:rPr>
                <w:rFonts w:ascii="Segoe UI" w:eastAsia="Times New Roman" w:hAnsi="Segoe UI" w:cs="Segoe UI"/>
                <w:color w:val="000000" w:themeColor="text1"/>
                <w:sz w:val="20"/>
                <w:szCs w:val="20"/>
                <w:lang w:val="fr-CM" w:eastAsia="fr-CM"/>
              </w:rPr>
              <w:t xml:space="preserve"> stable</w:t>
            </w:r>
          </w:p>
        </w:tc>
      </w:tr>
      <w:tr w:rsidR="004C76BF" w:rsidRPr="00A35707" w14:paraId="6045607D" w14:textId="77777777" w:rsidTr="00A35707">
        <w:tc>
          <w:tcPr>
            <w:tcW w:w="0" w:type="auto"/>
            <w:hideMark/>
          </w:tcPr>
          <w:p w14:paraId="3C9C52C8" w14:textId="77777777" w:rsidR="00A35707" w:rsidRPr="00A35707" w:rsidRDefault="00A35707" w:rsidP="00A35707">
            <w:pPr>
              <w:rPr>
                <w:rFonts w:ascii="Segoe UI" w:eastAsia="Times New Roman" w:hAnsi="Segoe UI" w:cs="Segoe UI"/>
                <w:color w:val="000000" w:themeColor="text1"/>
                <w:sz w:val="20"/>
                <w:szCs w:val="20"/>
                <w:lang w:val="fr-CM" w:eastAsia="fr-CM"/>
              </w:rPr>
            </w:pPr>
            <w:proofErr w:type="spellStart"/>
            <w:r w:rsidRPr="00A35707">
              <w:rPr>
                <w:rFonts w:ascii="Segoe UI" w:eastAsia="Times New Roman" w:hAnsi="Segoe UI" w:cs="Segoe UI"/>
                <w:color w:val="000000" w:themeColor="text1"/>
                <w:sz w:val="20"/>
                <w:szCs w:val="20"/>
                <w:lang w:val="fr-CM" w:eastAsia="fr-CM"/>
              </w:rPr>
              <w:t>JaCoCo</w:t>
            </w:r>
            <w:proofErr w:type="spellEnd"/>
          </w:p>
        </w:tc>
        <w:tc>
          <w:tcPr>
            <w:tcW w:w="0" w:type="auto"/>
            <w:hideMark/>
          </w:tcPr>
          <w:p w14:paraId="542093A7"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Couverture de code</w:t>
            </w:r>
          </w:p>
        </w:tc>
        <w:tc>
          <w:tcPr>
            <w:tcW w:w="0" w:type="auto"/>
            <w:hideMark/>
          </w:tcPr>
          <w:p w14:paraId="00CD5513"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Mesure ciblée sur le métier, pilotage qualité par métriques</w:t>
            </w:r>
          </w:p>
        </w:tc>
      </w:tr>
      <w:tr w:rsidR="004C76BF" w:rsidRPr="00A35707" w14:paraId="10A937B2" w14:textId="77777777" w:rsidTr="00A35707">
        <w:tc>
          <w:tcPr>
            <w:tcW w:w="0" w:type="auto"/>
            <w:hideMark/>
          </w:tcPr>
          <w:p w14:paraId="60938A27"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 xml:space="preserve">Java </w:t>
            </w:r>
            <w:proofErr w:type="spellStart"/>
            <w:r w:rsidRPr="00A35707">
              <w:rPr>
                <w:rFonts w:ascii="Segoe UI" w:eastAsia="Times New Roman" w:hAnsi="Segoe UI" w:cs="Segoe UI"/>
                <w:color w:val="000000" w:themeColor="text1"/>
                <w:sz w:val="20"/>
                <w:szCs w:val="20"/>
                <w:lang w:val="fr-CM" w:eastAsia="fr-CM"/>
              </w:rPr>
              <w:t>HttpClient</w:t>
            </w:r>
            <w:proofErr w:type="spellEnd"/>
          </w:p>
        </w:tc>
        <w:tc>
          <w:tcPr>
            <w:tcW w:w="0" w:type="auto"/>
            <w:hideMark/>
          </w:tcPr>
          <w:p w14:paraId="1727F14F"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Client HTTP (Java 11+)</w:t>
            </w:r>
          </w:p>
        </w:tc>
        <w:tc>
          <w:tcPr>
            <w:tcW w:w="0" w:type="auto"/>
            <w:hideMark/>
          </w:tcPr>
          <w:p w14:paraId="72610FD4"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TLS natif, timeouts/</w:t>
            </w:r>
            <w:proofErr w:type="spellStart"/>
            <w:r w:rsidRPr="00A35707">
              <w:rPr>
                <w:rFonts w:ascii="Segoe UI" w:eastAsia="Times New Roman" w:hAnsi="Segoe UI" w:cs="Segoe UI"/>
                <w:color w:val="000000" w:themeColor="text1"/>
                <w:sz w:val="20"/>
                <w:szCs w:val="20"/>
                <w:lang w:val="fr-CM" w:eastAsia="fr-CM"/>
              </w:rPr>
              <w:t>retry</w:t>
            </w:r>
            <w:proofErr w:type="spellEnd"/>
            <w:r w:rsidRPr="00A35707">
              <w:rPr>
                <w:rFonts w:ascii="Segoe UI" w:eastAsia="Times New Roman" w:hAnsi="Segoe UI" w:cs="Segoe UI"/>
                <w:color w:val="000000" w:themeColor="text1"/>
                <w:sz w:val="20"/>
                <w:szCs w:val="20"/>
                <w:lang w:val="fr-CM" w:eastAsia="fr-CM"/>
              </w:rPr>
              <w:t>, API moderne sans dépendance externe</w:t>
            </w:r>
          </w:p>
        </w:tc>
      </w:tr>
      <w:tr w:rsidR="004C76BF" w:rsidRPr="00A35707" w14:paraId="58D42E0F" w14:textId="77777777" w:rsidTr="00A35707">
        <w:tc>
          <w:tcPr>
            <w:tcW w:w="0" w:type="auto"/>
            <w:hideMark/>
          </w:tcPr>
          <w:p w14:paraId="02924C82" w14:textId="77777777" w:rsidR="00A35707" w:rsidRPr="00A35707" w:rsidRDefault="00A35707" w:rsidP="00A35707">
            <w:pPr>
              <w:rPr>
                <w:rFonts w:ascii="Segoe UI" w:eastAsia="Times New Roman" w:hAnsi="Segoe UI" w:cs="Segoe UI"/>
                <w:color w:val="000000" w:themeColor="text1"/>
                <w:sz w:val="20"/>
                <w:szCs w:val="20"/>
                <w:lang w:val="fr-CM" w:eastAsia="fr-CM"/>
              </w:rPr>
            </w:pPr>
            <w:proofErr w:type="spellStart"/>
            <w:r w:rsidRPr="00A35707">
              <w:rPr>
                <w:rFonts w:ascii="Segoe UI" w:eastAsia="Times New Roman" w:hAnsi="Segoe UI" w:cs="Segoe UI"/>
                <w:color w:val="000000" w:themeColor="text1"/>
                <w:sz w:val="20"/>
                <w:szCs w:val="20"/>
                <w:lang w:val="fr-CM" w:eastAsia="fr-CM"/>
              </w:rPr>
              <w:t>XChart</w:t>
            </w:r>
            <w:proofErr w:type="spellEnd"/>
          </w:p>
        </w:tc>
        <w:tc>
          <w:tcPr>
            <w:tcW w:w="0" w:type="auto"/>
            <w:hideMark/>
          </w:tcPr>
          <w:p w14:paraId="418DC4A2"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Génération de graphiques</w:t>
            </w:r>
          </w:p>
        </w:tc>
        <w:tc>
          <w:tcPr>
            <w:tcW w:w="0" w:type="auto"/>
            <w:hideMark/>
          </w:tcPr>
          <w:p w14:paraId="76BD578A" w14:textId="0A70934B"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API simple, export direct d’images pour PDF</w:t>
            </w:r>
            <w:r>
              <w:rPr>
                <w:rFonts w:ascii="Segoe UI" w:eastAsia="Times New Roman" w:hAnsi="Segoe UI" w:cs="Segoe UI"/>
                <w:color w:val="000000" w:themeColor="text1"/>
                <w:sz w:val="20"/>
                <w:szCs w:val="20"/>
                <w:lang w:val="fr-CM" w:eastAsia="fr-CM"/>
              </w:rPr>
              <w:t xml:space="preserve"> </w:t>
            </w:r>
          </w:p>
        </w:tc>
      </w:tr>
      <w:tr w:rsidR="004C76BF" w:rsidRPr="00A35707" w14:paraId="762F6D14" w14:textId="77777777" w:rsidTr="00A35707">
        <w:tc>
          <w:tcPr>
            <w:tcW w:w="0" w:type="auto"/>
            <w:hideMark/>
          </w:tcPr>
          <w:p w14:paraId="02595C6C"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Git / GitHub</w:t>
            </w:r>
          </w:p>
        </w:tc>
        <w:tc>
          <w:tcPr>
            <w:tcW w:w="0" w:type="auto"/>
            <w:hideMark/>
          </w:tcPr>
          <w:p w14:paraId="393B3F6D"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Gestion de versions, collaboration</w:t>
            </w:r>
          </w:p>
        </w:tc>
        <w:tc>
          <w:tcPr>
            <w:tcW w:w="0" w:type="auto"/>
            <w:hideMark/>
          </w:tcPr>
          <w:p w14:paraId="30FD082D" w14:textId="5D5BE2BF"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 xml:space="preserve">Traçabilité, </w:t>
            </w:r>
            <w:proofErr w:type="spellStart"/>
            <w:r w:rsidRPr="00A35707">
              <w:rPr>
                <w:rFonts w:ascii="Segoe UI" w:eastAsia="Times New Roman" w:hAnsi="Segoe UI" w:cs="Segoe UI"/>
                <w:color w:val="000000" w:themeColor="text1"/>
                <w:sz w:val="20"/>
                <w:szCs w:val="20"/>
                <w:lang w:val="fr-CM" w:eastAsia="fr-CM"/>
              </w:rPr>
              <w:t>reviews</w:t>
            </w:r>
            <w:proofErr w:type="spellEnd"/>
            <w:r w:rsidRPr="00A35707">
              <w:rPr>
                <w:rFonts w:ascii="Segoe UI" w:eastAsia="Times New Roman" w:hAnsi="Segoe UI" w:cs="Segoe UI"/>
                <w:color w:val="000000" w:themeColor="text1"/>
                <w:sz w:val="20"/>
                <w:szCs w:val="20"/>
                <w:lang w:val="fr-CM" w:eastAsia="fr-CM"/>
              </w:rPr>
              <w:t>, CI possible</w:t>
            </w:r>
          </w:p>
        </w:tc>
      </w:tr>
      <w:tr w:rsidR="004C76BF" w:rsidRPr="00A35707" w14:paraId="2BBF28D5" w14:textId="77777777" w:rsidTr="00A35707">
        <w:tc>
          <w:tcPr>
            <w:tcW w:w="0" w:type="auto"/>
            <w:hideMark/>
          </w:tcPr>
          <w:p w14:paraId="14788417"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Windows 10/11</w:t>
            </w:r>
          </w:p>
        </w:tc>
        <w:tc>
          <w:tcPr>
            <w:tcW w:w="0" w:type="auto"/>
            <w:hideMark/>
          </w:tcPr>
          <w:p w14:paraId="6E702884" w14:textId="77777777" w:rsidR="00A35707" w:rsidRPr="00A35707" w:rsidRDefault="00A35707" w:rsidP="00A35707">
            <w:pPr>
              <w:rPr>
                <w:rFonts w:ascii="Segoe UI" w:eastAsia="Times New Roman" w:hAnsi="Segoe UI" w:cs="Segoe UI"/>
                <w:color w:val="000000" w:themeColor="text1"/>
                <w:sz w:val="20"/>
                <w:szCs w:val="20"/>
                <w:lang w:val="fr-CM" w:eastAsia="fr-CM"/>
              </w:rPr>
            </w:pPr>
            <w:r w:rsidRPr="00A35707">
              <w:rPr>
                <w:rFonts w:ascii="Segoe UI" w:eastAsia="Times New Roman" w:hAnsi="Segoe UI" w:cs="Segoe UI"/>
                <w:color w:val="000000" w:themeColor="text1"/>
                <w:sz w:val="20"/>
                <w:szCs w:val="20"/>
                <w:lang w:val="fr-CM" w:eastAsia="fr-CM"/>
              </w:rPr>
              <w:t>OS cible d’exécution</w:t>
            </w:r>
          </w:p>
        </w:tc>
        <w:tc>
          <w:tcPr>
            <w:tcW w:w="0" w:type="auto"/>
            <w:hideMark/>
          </w:tcPr>
          <w:p w14:paraId="5FCF38B4" w14:textId="176A2808" w:rsidR="00A35707" w:rsidRPr="00A35707" w:rsidRDefault="004C76BF" w:rsidP="00A35707">
            <w:pPr>
              <w:rPr>
                <w:rFonts w:ascii="Segoe UI" w:eastAsia="Times New Roman" w:hAnsi="Segoe UI" w:cs="Segoe UI"/>
                <w:color w:val="000000" w:themeColor="text1"/>
                <w:sz w:val="20"/>
                <w:szCs w:val="20"/>
                <w:lang w:val="fr-CM" w:eastAsia="fr-CM"/>
              </w:rPr>
            </w:pPr>
            <w:r>
              <w:rPr>
                <w:rFonts w:ascii="Segoe UI" w:eastAsia="Times New Roman" w:hAnsi="Segoe UI" w:cs="Segoe UI"/>
                <w:color w:val="000000" w:themeColor="text1"/>
                <w:sz w:val="20"/>
                <w:szCs w:val="20"/>
                <w:lang w:val="fr-CM" w:eastAsia="fr-CM"/>
              </w:rPr>
              <w:t>C’est le seul OS utilisé en entreprise</w:t>
            </w:r>
          </w:p>
        </w:tc>
      </w:tr>
    </w:tbl>
    <w:p w14:paraId="01BE2A19" w14:textId="77777777" w:rsidR="00A35707" w:rsidRPr="00A35707" w:rsidRDefault="00A35707" w:rsidP="00A35707"/>
    <w:p w14:paraId="07146E86" w14:textId="32027E53" w:rsidR="00A35707" w:rsidRDefault="00A35707" w:rsidP="00A35707">
      <w:pPr>
        <w:pStyle w:val="Titre2"/>
      </w:pPr>
      <w:bookmarkStart w:id="30" w:name="_Toc210558647"/>
      <w:r>
        <w:t xml:space="preserve">IV.2. </w:t>
      </w:r>
      <w:r w:rsidR="004C76BF">
        <w:t>Fonctionnement des classes</w:t>
      </w:r>
      <w:bookmarkEnd w:id="30"/>
    </w:p>
    <w:p w14:paraId="5A89B4F5" w14:textId="60982474" w:rsidR="002B3F50" w:rsidRDefault="00877A5B" w:rsidP="002B3F50">
      <w:pPr>
        <w:pStyle w:val="Titre3"/>
      </w:pPr>
      <w:bookmarkStart w:id="31" w:name="_Toc210558648"/>
      <w:r>
        <w:t>IV.</w:t>
      </w:r>
      <w:r w:rsidR="00CA2395">
        <w:t>2</w:t>
      </w:r>
      <w:r>
        <w:t>.</w:t>
      </w:r>
      <w:r w:rsidR="00CA2395">
        <w:t>1</w:t>
      </w:r>
      <w:r>
        <w:t>. Diagramme de classes techniques</w:t>
      </w:r>
      <w:bookmarkEnd w:id="31"/>
    </w:p>
    <w:p w14:paraId="245375E5" w14:textId="18B484D1" w:rsidR="00CB44EA" w:rsidRPr="00A41EC8" w:rsidRDefault="00A41EC8" w:rsidP="00A41EC8">
      <w:pPr>
        <w:rPr>
          <w:lang w:val="fr-CM" w:eastAsia="fr-FR"/>
        </w:rPr>
      </w:pPr>
      <w:r>
        <w:rPr>
          <w:lang w:val="fr-CM" w:eastAsia="fr-FR"/>
        </w:rPr>
        <w:t>Un d</w:t>
      </w:r>
      <w:r w:rsidR="00CB44EA" w:rsidRPr="00CB44EA">
        <w:rPr>
          <w:lang w:val="fr-CM" w:eastAsia="fr-FR"/>
        </w:rPr>
        <w:t>iagramme de classes technique</w:t>
      </w:r>
      <w:r>
        <w:rPr>
          <w:lang w:val="fr-CM" w:eastAsia="fr-FR"/>
        </w:rPr>
        <w:t xml:space="preserve"> est une </w:t>
      </w:r>
      <w:r w:rsidR="00CB44EA" w:rsidRPr="00CB44EA">
        <w:rPr>
          <w:lang w:val="fr-CM" w:eastAsia="fr-FR"/>
        </w:rPr>
        <w:t>vue statique de l’architecture qui montre classes/interfaces, leurs responsabilités (attributs/méthodes) et leurs relations (héritage, associations, dépendances), organisée par packages/patterns pour analyser couplage, maintenabilité et points d’extension.</w:t>
      </w:r>
    </w:p>
    <w:p w14:paraId="1CDCF1B9" w14:textId="0F429DDB" w:rsidR="00972A79" w:rsidRPr="00972A79" w:rsidRDefault="002B3F50" w:rsidP="00972A79">
      <w:pPr>
        <w:ind w:left="-1134"/>
        <w:rPr>
          <w:lang w:eastAsia="fr-FR"/>
        </w:rPr>
      </w:pPr>
      <w:r w:rsidRPr="002B3F50">
        <w:rPr>
          <w:noProof/>
          <w:lang w:eastAsia="fr-FR"/>
        </w:rPr>
        <w:lastRenderedPageBreak/>
        <w:drawing>
          <wp:inline distT="0" distB="0" distL="0" distR="0" wp14:anchorId="09AE9741" wp14:editId="39863859">
            <wp:extent cx="7345415" cy="4244340"/>
            <wp:effectExtent l="0" t="0" r="8255" b="3810"/>
            <wp:docPr id="130928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876" name=""/>
                    <pic:cNvPicPr/>
                  </pic:nvPicPr>
                  <pic:blipFill>
                    <a:blip r:embed="rId15"/>
                    <a:stretch>
                      <a:fillRect/>
                    </a:stretch>
                  </pic:blipFill>
                  <pic:spPr>
                    <a:xfrm>
                      <a:off x="0" y="0"/>
                      <a:ext cx="7381612" cy="4265255"/>
                    </a:xfrm>
                    <a:prstGeom prst="rect">
                      <a:avLst/>
                    </a:prstGeom>
                  </pic:spPr>
                </pic:pic>
              </a:graphicData>
            </a:graphic>
          </wp:inline>
        </w:drawing>
      </w:r>
    </w:p>
    <w:p w14:paraId="1ADD6823" w14:textId="27FCD613" w:rsidR="00877A5B" w:rsidRPr="00877A5B" w:rsidRDefault="006131DC" w:rsidP="006131DC">
      <w:r>
        <w:t>Notons que p</w:t>
      </w:r>
      <w:r w:rsidR="007F3492">
        <w:t>our plus de détails</w:t>
      </w:r>
      <w:r w:rsidR="00255D7C">
        <w:t xml:space="preserve"> sur les classes</w:t>
      </w:r>
      <w:r w:rsidR="00AC709D">
        <w:t xml:space="preserve">, voir </w:t>
      </w:r>
      <w:r w:rsidR="007F3492">
        <w:t xml:space="preserve">la </w:t>
      </w:r>
      <w:proofErr w:type="spellStart"/>
      <w:proofErr w:type="gramStart"/>
      <w:r w:rsidR="00255D7C">
        <w:t>JavaDoc</w:t>
      </w:r>
      <w:proofErr w:type="spellEnd"/>
      <w:r w:rsidR="00255D7C">
        <w:t>(</w:t>
      </w:r>
      <w:proofErr w:type="gramEnd"/>
      <w:r w:rsidR="00255D7C">
        <w:t xml:space="preserve">documentation technique de l’application) en annexe </w:t>
      </w:r>
    </w:p>
    <w:p w14:paraId="0E3540B8" w14:textId="406BB7B2" w:rsidR="00A35707" w:rsidRDefault="00A35707" w:rsidP="00A35707">
      <w:pPr>
        <w:pStyle w:val="Titre2"/>
      </w:pPr>
      <w:bookmarkStart w:id="32" w:name="_Toc210558649"/>
      <w:r>
        <w:t xml:space="preserve">IV.3. </w:t>
      </w:r>
      <w:r w:rsidRPr="004F4FD1">
        <w:t xml:space="preserve">DIAGRAMME DE </w:t>
      </w:r>
      <w:r w:rsidR="00877A5B">
        <w:t>SEQUENCE TECHNIQUES PERTINENTS</w:t>
      </w:r>
      <w:bookmarkEnd w:id="32"/>
    </w:p>
    <w:p w14:paraId="136D0D00" w14:textId="60CB6806" w:rsidR="00D3517C" w:rsidRDefault="00D3517C" w:rsidP="00D3517C">
      <w:r>
        <w:t>Un d</w:t>
      </w:r>
      <w:r w:rsidRPr="00D3517C">
        <w:t>iagramme de séquence technique</w:t>
      </w:r>
      <w:r>
        <w:t xml:space="preserve"> est</w:t>
      </w:r>
      <w:r w:rsidRPr="00D3517C">
        <w:t xml:space="preserve"> vue dynamique d’un cas d’u</w:t>
      </w:r>
      <w:r>
        <w:t>tilisation</w:t>
      </w:r>
      <w:r w:rsidRPr="00D3517C">
        <w:t xml:space="preserve"> qui ordonne dans le temps les messages entre participants (UI, contrôleurs, services…), afin de clarifier les interactions d’exécution</w:t>
      </w:r>
      <w:r w:rsidR="0051313E">
        <w:t xml:space="preserve">/communication entre les </w:t>
      </w:r>
      <w:proofErr w:type="spellStart"/>
      <w:r w:rsidR="0051313E">
        <w:t>different</w:t>
      </w:r>
      <w:r w:rsidR="00281E0F">
        <w:t>.</w:t>
      </w:r>
      <w:proofErr w:type="gramStart"/>
      <w:r w:rsidR="00281E0F">
        <w:t>e.</w:t>
      </w:r>
      <w:r w:rsidR="0051313E">
        <w:t>s</w:t>
      </w:r>
      <w:proofErr w:type="spellEnd"/>
      <w:proofErr w:type="gramEnd"/>
      <w:r w:rsidR="00281E0F">
        <w:t xml:space="preserve"> classes/objets du système</w:t>
      </w:r>
      <w:r w:rsidRPr="00D3517C">
        <w:t>.</w:t>
      </w:r>
    </w:p>
    <w:p w14:paraId="5E018B25" w14:textId="59D9E646" w:rsidR="00D47CE3" w:rsidRDefault="00F53D87" w:rsidP="00D47CE3">
      <w:r>
        <w:t xml:space="preserve">Afin de présenter en détails l’implémentation de nos fonctionnalités nous avons </w:t>
      </w:r>
      <w:proofErr w:type="spellStart"/>
      <w:r>
        <w:t>décider</w:t>
      </w:r>
      <w:proofErr w:type="spellEnd"/>
      <w:r>
        <w:t xml:space="preserve"> de mettre</w:t>
      </w:r>
      <w:r w:rsidR="005B6872">
        <w:t xml:space="preserve"> en avant les diagrammes de séquence technique de </w:t>
      </w:r>
      <w:r w:rsidR="00624BE1">
        <w:t>trois principaux cas d’utilisation :</w:t>
      </w:r>
      <w:proofErr w:type="gramStart"/>
      <w:r w:rsidR="00624BE1">
        <w:t xml:space="preserve">  .</w:t>
      </w:r>
      <w:proofErr w:type="gramEnd"/>
      <w:r w:rsidR="00624BE1">
        <w:t xml:space="preserve"> </w:t>
      </w:r>
    </w:p>
    <w:p w14:paraId="7B58BFA2" w14:textId="1763F874" w:rsidR="00291BB1" w:rsidRPr="00D47CE3" w:rsidRDefault="00BA23E3" w:rsidP="000D1CF4">
      <w:r>
        <w:t>Néanmoins</w:t>
      </w:r>
      <w:r w:rsidR="003C3930">
        <w:t>, p</w:t>
      </w:r>
      <w:r w:rsidR="000D1CF4">
        <w:t xml:space="preserve">ar souci de lisibilité, les DTO/modèles ne sont pas représentés exhaustivement dans les diagrammes (pas de </w:t>
      </w:r>
      <w:proofErr w:type="spellStart"/>
      <w:r w:rsidR="000D1CF4">
        <w:t>lifelines</w:t>
      </w:r>
      <w:proofErr w:type="spellEnd"/>
      <w:r w:rsidR="000D1CF4">
        <w:t xml:space="preserve"> ni d’attributs détaillés). Sont notamment omis</w:t>
      </w:r>
      <w:r w:rsidR="009C5B20">
        <w:t xml:space="preserve"> </w:t>
      </w:r>
      <w:r w:rsidR="000D1CF4">
        <w:t>: `</w:t>
      </w:r>
      <w:proofErr w:type="spellStart"/>
      <w:proofErr w:type="gramStart"/>
      <w:r w:rsidR="000D1CF4">
        <w:t>modele.pvgis</w:t>
      </w:r>
      <w:proofErr w:type="gramEnd"/>
      <w:r w:rsidR="000D1CF4">
        <w:t>.PVGridAndTrackerRequest</w:t>
      </w:r>
      <w:proofErr w:type="spellEnd"/>
      <w:r w:rsidR="000D1CF4">
        <w:t>`, `</w:t>
      </w:r>
      <w:proofErr w:type="spellStart"/>
      <w:proofErr w:type="gramStart"/>
      <w:r w:rsidR="000D1CF4">
        <w:t>modele.pvgis</w:t>
      </w:r>
      <w:proofErr w:type="gramEnd"/>
      <w:r w:rsidR="000D1CF4">
        <w:t>.PVOffGridRequest</w:t>
      </w:r>
      <w:proofErr w:type="spellEnd"/>
      <w:r w:rsidR="000D1CF4">
        <w:t>`, `</w:t>
      </w:r>
      <w:proofErr w:type="spellStart"/>
      <w:proofErr w:type="gramStart"/>
      <w:r w:rsidR="000D1CF4">
        <w:t>modele.pvgis</w:t>
      </w:r>
      <w:proofErr w:type="gramEnd"/>
      <w:r w:rsidR="000D1CF4">
        <w:t>.PVGISResult</w:t>
      </w:r>
      <w:proofErr w:type="spellEnd"/>
      <w:r w:rsidR="000D1CF4">
        <w:t>` (et ses sous-objets `</w:t>
      </w:r>
      <w:proofErr w:type="spellStart"/>
      <w:r w:rsidR="000D1CF4">
        <w:t>MonthlyResult</w:t>
      </w:r>
      <w:proofErr w:type="spellEnd"/>
      <w:r w:rsidR="000D1CF4">
        <w:t>`, `</w:t>
      </w:r>
      <w:proofErr w:type="spellStart"/>
      <w:r w:rsidR="000D1CF4">
        <w:t>HistogramBucket</w:t>
      </w:r>
      <w:proofErr w:type="spellEnd"/>
      <w:r w:rsidR="000D1CF4">
        <w:t>`), `</w:t>
      </w:r>
      <w:proofErr w:type="spellStart"/>
      <w:proofErr w:type="gramStart"/>
      <w:r w:rsidR="000D1CF4">
        <w:t>modele.finance</w:t>
      </w:r>
      <w:proofErr w:type="gramEnd"/>
      <w:r w:rsidR="000D1CF4">
        <w:t>.FinancialParams</w:t>
      </w:r>
      <w:proofErr w:type="spellEnd"/>
      <w:r w:rsidR="000D1CF4">
        <w:t>`, `</w:t>
      </w:r>
      <w:proofErr w:type="spellStart"/>
      <w:proofErr w:type="gramStart"/>
      <w:r w:rsidR="000D1CF4">
        <w:t>modele.finance</w:t>
      </w:r>
      <w:proofErr w:type="gramEnd"/>
      <w:r w:rsidR="000D1CF4">
        <w:t>.FinancialResult</w:t>
      </w:r>
      <w:proofErr w:type="spellEnd"/>
      <w:r w:rsidR="000D1CF4">
        <w:t>`, ainsi que `</w:t>
      </w:r>
      <w:proofErr w:type="spellStart"/>
      <w:proofErr w:type="gramStart"/>
      <w:r w:rsidR="000D1CF4">
        <w:t>service.export</w:t>
      </w:r>
      <w:proofErr w:type="gramEnd"/>
      <w:r w:rsidR="000D1CF4">
        <w:t>.ExportContext</w:t>
      </w:r>
      <w:proofErr w:type="spellEnd"/>
      <w:r w:rsidR="000D1CF4">
        <w:t>`. Ces objets sont véhiculés comme charges utiles des messages (paramètres ou retours) sans altérer la compréhension du flux.</w:t>
      </w:r>
    </w:p>
    <w:p w14:paraId="2C79F759" w14:textId="6F1D37EB" w:rsidR="001D521A" w:rsidRDefault="001D521A" w:rsidP="001D521A">
      <w:pPr>
        <w:pStyle w:val="Titre3"/>
      </w:pPr>
      <w:bookmarkStart w:id="33" w:name="_Toc210558650"/>
      <w:r>
        <w:t>IV.3.1. Cas d’utilisation : Estimation de production</w:t>
      </w:r>
      <w:bookmarkEnd w:id="33"/>
      <w:r w:rsidR="003972F8">
        <w:t xml:space="preserve"> </w:t>
      </w:r>
    </w:p>
    <w:p w14:paraId="394C40A4" w14:textId="34005BB3" w:rsidR="00457E23" w:rsidRPr="00457E23" w:rsidRDefault="00457E23" w:rsidP="00457E23">
      <w:pPr>
        <w:rPr>
          <w:lang w:eastAsia="fr-FR"/>
        </w:rPr>
      </w:pPr>
      <w:r>
        <w:rPr>
          <w:lang w:eastAsia="fr-FR"/>
        </w:rPr>
        <w:t>L’objec</w:t>
      </w:r>
      <w:r w:rsidR="00600F91">
        <w:rPr>
          <w:lang w:eastAsia="fr-FR"/>
        </w:rPr>
        <w:t>t</w:t>
      </w:r>
      <w:r>
        <w:rPr>
          <w:lang w:eastAsia="fr-FR"/>
        </w:rPr>
        <w:t xml:space="preserve">if de ce cas d’utilisation est de faire un appel à l’API de PVGIS avec les bons </w:t>
      </w:r>
      <w:proofErr w:type="spellStart"/>
      <w:r>
        <w:rPr>
          <w:lang w:eastAsia="fr-FR"/>
        </w:rPr>
        <w:t>parametres</w:t>
      </w:r>
      <w:proofErr w:type="spellEnd"/>
      <w:r>
        <w:rPr>
          <w:lang w:eastAsia="fr-FR"/>
        </w:rPr>
        <w:t xml:space="preserve"> d’URL, de </w:t>
      </w:r>
      <w:proofErr w:type="spellStart"/>
      <w:r>
        <w:rPr>
          <w:lang w:eastAsia="fr-FR"/>
        </w:rPr>
        <w:t>Parser</w:t>
      </w:r>
      <w:proofErr w:type="spellEnd"/>
      <w:r>
        <w:rPr>
          <w:lang w:eastAsia="fr-FR"/>
        </w:rPr>
        <w:t xml:space="preserve"> et utiliser les données de la réponse d’API pour tracer des graphes. Voici une description textuelle de ce cas d’utilisation :</w:t>
      </w:r>
    </w:p>
    <w:tbl>
      <w:tblPr>
        <w:tblStyle w:val="Grilledutableau"/>
        <w:tblW w:w="0" w:type="auto"/>
        <w:tblLook w:val="04A0" w:firstRow="1" w:lastRow="0" w:firstColumn="1" w:lastColumn="0" w:noHBand="0" w:noVBand="1"/>
      </w:tblPr>
      <w:tblGrid>
        <w:gridCol w:w="1415"/>
        <w:gridCol w:w="7647"/>
      </w:tblGrid>
      <w:tr w:rsidR="005E1AB3" w14:paraId="7E03DD27" w14:textId="77777777" w:rsidTr="00D04561">
        <w:tc>
          <w:tcPr>
            <w:tcW w:w="1413" w:type="dxa"/>
          </w:tcPr>
          <w:p w14:paraId="28A758B4" w14:textId="373F2EF2" w:rsidR="005E1AB3" w:rsidRDefault="005E1AB3" w:rsidP="005E1AB3">
            <w:pPr>
              <w:spacing w:after="160" w:line="300" w:lineRule="auto"/>
              <w:rPr>
                <w:b/>
                <w:bCs/>
                <w:lang w:val="fr-CM" w:eastAsia="fr-FR"/>
              </w:rPr>
            </w:pPr>
            <w:r w:rsidRPr="005E1AB3">
              <w:rPr>
                <w:b/>
                <w:bCs/>
                <w:lang w:val="fr-CM" w:eastAsia="fr-FR"/>
              </w:rPr>
              <w:lastRenderedPageBreak/>
              <w:t>Préconditions</w:t>
            </w:r>
          </w:p>
        </w:tc>
        <w:tc>
          <w:tcPr>
            <w:tcW w:w="7649" w:type="dxa"/>
          </w:tcPr>
          <w:p w14:paraId="2C421954" w14:textId="195EA474" w:rsidR="005E1AB3" w:rsidRPr="005E1AB3" w:rsidRDefault="005E1AB3" w:rsidP="00D04561">
            <w:pPr>
              <w:numPr>
                <w:ilvl w:val="0"/>
                <w:numId w:val="117"/>
              </w:numPr>
              <w:tabs>
                <w:tab w:val="clear" w:pos="720"/>
                <w:tab w:val="num" w:pos="171"/>
              </w:tabs>
              <w:spacing w:after="160" w:line="300" w:lineRule="auto"/>
              <w:ind w:left="313"/>
              <w:rPr>
                <w:lang w:val="fr-CM" w:eastAsia="fr-FR"/>
              </w:rPr>
            </w:pPr>
            <w:r w:rsidRPr="005E1AB3">
              <w:rPr>
                <w:lang w:val="fr-CM" w:eastAsia="fr-FR"/>
              </w:rPr>
              <w:t xml:space="preserve">Écran “Estimation </w:t>
            </w:r>
            <w:proofErr w:type="spellStart"/>
            <w:r w:rsidRPr="005E1AB3">
              <w:rPr>
                <w:lang w:val="fr-CM" w:eastAsia="fr-FR"/>
              </w:rPr>
              <w:t>Grid</w:t>
            </w:r>
            <w:proofErr w:type="spellEnd"/>
            <w:r w:rsidRPr="005E1AB3">
              <w:rPr>
                <w:lang w:val="fr-CM" w:eastAsia="fr-FR"/>
              </w:rPr>
              <w:t>” ouvert</w:t>
            </w:r>
            <w:r w:rsidR="00D04561">
              <w:rPr>
                <w:lang w:val="fr-CM" w:eastAsia="fr-FR"/>
              </w:rPr>
              <w:t>, les bouton, ‘’Export’’ et ‘’Voir graphes’’ ne sont pas cliquables et le bouton ‘’Finance’’ est invisible</w:t>
            </w:r>
            <w:r w:rsidRPr="005E1AB3">
              <w:rPr>
                <w:lang w:val="fr-CM" w:eastAsia="fr-FR"/>
              </w:rPr>
              <w:t>.</w:t>
            </w:r>
          </w:p>
          <w:p w14:paraId="6B251ED1" w14:textId="55AA2DD6" w:rsidR="005E1AB3" w:rsidRPr="005E1AB3" w:rsidRDefault="005E1AB3" w:rsidP="00D04561">
            <w:pPr>
              <w:numPr>
                <w:ilvl w:val="0"/>
                <w:numId w:val="117"/>
              </w:numPr>
              <w:tabs>
                <w:tab w:val="clear" w:pos="720"/>
                <w:tab w:val="num" w:pos="171"/>
              </w:tabs>
              <w:spacing w:after="160" w:line="300" w:lineRule="auto"/>
              <w:ind w:left="313"/>
              <w:rPr>
                <w:lang w:val="fr-CM" w:eastAsia="fr-FR"/>
              </w:rPr>
            </w:pPr>
            <w:r w:rsidRPr="005E1AB3">
              <w:rPr>
                <w:lang w:val="fr-CM" w:eastAsia="fr-FR"/>
              </w:rPr>
              <w:t xml:space="preserve">Champs requis </w:t>
            </w:r>
            <w:r w:rsidR="00D04561">
              <w:rPr>
                <w:lang w:val="fr-CM" w:eastAsia="fr-FR"/>
              </w:rPr>
              <w:t xml:space="preserve">sont </w:t>
            </w:r>
            <w:r w:rsidRPr="005E1AB3">
              <w:rPr>
                <w:lang w:val="fr-CM" w:eastAsia="fr-FR"/>
              </w:rPr>
              <w:t>saisis</w:t>
            </w:r>
            <w:r w:rsidR="00D04561">
              <w:rPr>
                <w:lang w:val="fr-CM" w:eastAsia="fr-FR"/>
              </w:rPr>
              <w:t xml:space="preserve"> et sont dans les bornes définies </w:t>
            </w:r>
            <w:r w:rsidRPr="005E1AB3">
              <w:rPr>
                <w:lang w:val="fr-CM" w:eastAsia="fr-FR"/>
              </w:rPr>
              <w:t>: latitude, longitude, puissance, inclinaison, azimut, pertes.</w:t>
            </w:r>
          </w:p>
          <w:p w14:paraId="3702B5C3" w14:textId="6B13915A" w:rsidR="005E1AB3" w:rsidRPr="005E1AB3" w:rsidRDefault="005E1AB3" w:rsidP="00D04561">
            <w:pPr>
              <w:numPr>
                <w:ilvl w:val="0"/>
                <w:numId w:val="117"/>
              </w:numPr>
              <w:tabs>
                <w:tab w:val="clear" w:pos="720"/>
                <w:tab w:val="num" w:pos="171"/>
              </w:tabs>
              <w:spacing w:after="160" w:line="300" w:lineRule="auto"/>
              <w:ind w:left="313"/>
              <w:rPr>
                <w:lang w:val="fr-CM" w:eastAsia="fr-FR"/>
              </w:rPr>
            </w:pPr>
            <w:r w:rsidRPr="005E1AB3">
              <w:rPr>
                <w:lang w:val="fr-CM" w:eastAsia="fr-FR"/>
              </w:rPr>
              <w:t>Connexion Internet disponible (accès API PVGIS).</w:t>
            </w:r>
          </w:p>
        </w:tc>
      </w:tr>
      <w:tr w:rsidR="005E1AB3" w14:paraId="14227A86" w14:textId="77777777" w:rsidTr="00D04561">
        <w:tc>
          <w:tcPr>
            <w:tcW w:w="1413" w:type="dxa"/>
          </w:tcPr>
          <w:p w14:paraId="75482B7C" w14:textId="42C4CD9C" w:rsidR="005E1AB3" w:rsidRDefault="005E1AB3" w:rsidP="005E1AB3">
            <w:pPr>
              <w:spacing w:after="160" w:line="300" w:lineRule="auto"/>
              <w:rPr>
                <w:b/>
                <w:bCs/>
                <w:lang w:val="fr-CM" w:eastAsia="fr-FR"/>
              </w:rPr>
            </w:pPr>
            <w:r w:rsidRPr="005E1AB3">
              <w:rPr>
                <w:b/>
                <w:bCs/>
                <w:lang w:val="fr-CM" w:eastAsia="fr-FR"/>
              </w:rPr>
              <w:t>Scénario nominal</w:t>
            </w:r>
          </w:p>
        </w:tc>
        <w:tc>
          <w:tcPr>
            <w:tcW w:w="7649" w:type="dxa"/>
          </w:tcPr>
          <w:p w14:paraId="18D2F7C7" w14:textId="5AA2FAF2" w:rsidR="005E1AB3" w:rsidRPr="005E1AB3" w:rsidRDefault="005E1AB3" w:rsidP="005E1AB3">
            <w:pPr>
              <w:numPr>
                <w:ilvl w:val="0"/>
                <w:numId w:val="118"/>
              </w:numPr>
              <w:spacing w:after="160" w:line="300" w:lineRule="auto"/>
              <w:rPr>
                <w:lang w:val="fr-CM" w:eastAsia="fr-FR"/>
              </w:rPr>
            </w:pPr>
            <w:r w:rsidRPr="005E1AB3">
              <w:rPr>
                <w:lang w:val="fr-CM" w:eastAsia="fr-FR"/>
              </w:rPr>
              <w:t>L’utilisateur clique “</w:t>
            </w:r>
            <w:r w:rsidR="00D04561">
              <w:rPr>
                <w:lang w:val="fr-CM" w:eastAsia="fr-FR"/>
              </w:rPr>
              <w:t>Estimation de production</w:t>
            </w:r>
            <w:r w:rsidRPr="005E1AB3">
              <w:rPr>
                <w:lang w:val="fr-CM" w:eastAsia="fr-FR"/>
              </w:rPr>
              <w:t>”.</w:t>
            </w:r>
          </w:p>
          <w:p w14:paraId="70784DCE" w14:textId="77777777" w:rsidR="005E1AB3" w:rsidRPr="005E1AB3" w:rsidRDefault="005E1AB3" w:rsidP="005E1AB3">
            <w:pPr>
              <w:numPr>
                <w:ilvl w:val="0"/>
                <w:numId w:val="118"/>
              </w:numPr>
              <w:spacing w:after="160" w:line="300" w:lineRule="auto"/>
              <w:rPr>
                <w:lang w:val="fr-CM" w:eastAsia="fr-FR"/>
              </w:rPr>
            </w:pPr>
            <w:r w:rsidRPr="005E1AB3">
              <w:rPr>
                <w:lang w:val="fr-CM" w:eastAsia="fr-FR"/>
              </w:rPr>
              <w:t>Le contrôleur valide les entrées puis lance un traitement asynchrone (</w:t>
            </w:r>
            <w:proofErr w:type="spellStart"/>
            <w:r w:rsidRPr="005E1AB3">
              <w:rPr>
                <w:lang w:val="fr-CM" w:eastAsia="fr-FR"/>
              </w:rPr>
              <w:t>SwingWorker</w:t>
            </w:r>
            <w:proofErr w:type="spellEnd"/>
            <w:r w:rsidRPr="005E1AB3">
              <w:rPr>
                <w:lang w:val="fr-CM" w:eastAsia="fr-FR"/>
              </w:rPr>
              <w:t>).</w:t>
            </w:r>
          </w:p>
          <w:p w14:paraId="524DC0BC" w14:textId="77777777" w:rsidR="005E1AB3" w:rsidRPr="005E1AB3" w:rsidRDefault="005E1AB3" w:rsidP="005E1AB3">
            <w:pPr>
              <w:numPr>
                <w:ilvl w:val="0"/>
                <w:numId w:val="118"/>
              </w:numPr>
              <w:spacing w:after="160" w:line="300" w:lineRule="auto"/>
              <w:rPr>
                <w:lang w:val="fr-CM" w:eastAsia="fr-FR"/>
              </w:rPr>
            </w:pPr>
            <w:r w:rsidRPr="005E1AB3">
              <w:rPr>
                <w:lang w:val="fr-CM" w:eastAsia="fr-FR"/>
              </w:rPr>
              <w:t>Le service PVGIS appelle l’API, parse le JSON, mappe vers les modèles et agrège (mensuel → annuel).</w:t>
            </w:r>
          </w:p>
          <w:p w14:paraId="4902D4BC" w14:textId="7E7B2018" w:rsidR="005E1AB3" w:rsidRDefault="005E1AB3" w:rsidP="005F625F">
            <w:pPr>
              <w:numPr>
                <w:ilvl w:val="0"/>
                <w:numId w:val="118"/>
              </w:numPr>
              <w:spacing w:after="160" w:line="300" w:lineRule="auto"/>
              <w:rPr>
                <w:lang w:val="fr-CM" w:eastAsia="fr-FR"/>
              </w:rPr>
            </w:pPr>
            <w:r w:rsidRPr="005E1AB3">
              <w:rPr>
                <w:lang w:val="fr-CM" w:eastAsia="fr-FR"/>
              </w:rPr>
              <w:t xml:space="preserve">L’UI est mise à </w:t>
            </w:r>
            <w:proofErr w:type="gramStart"/>
            <w:r w:rsidRPr="005E1AB3">
              <w:rPr>
                <w:lang w:val="fr-CM" w:eastAsia="fr-FR"/>
              </w:rPr>
              <w:t>jour:</w:t>
            </w:r>
            <w:proofErr w:type="gramEnd"/>
            <w:r w:rsidRPr="005E1AB3">
              <w:rPr>
                <w:lang w:val="fr-CM" w:eastAsia="fr-FR"/>
              </w:rPr>
              <w:t xml:space="preserve"> statut OK, graphes </w:t>
            </w:r>
            <w:proofErr w:type="spellStart"/>
            <w:r w:rsidRPr="005E1AB3">
              <w:rPr>
                <w:lang w:val="fr-CM" w:eastAsia="fr-FR"/>
              </w:rPr>
              <w:t>XChart</w:t>
            </w:r>
            <w:proofErr w:type="spellEnd"/>
            <w:r w:rsidRPr="005E1AB3">
              <w:rPr>
                <w:lang w:val="fr-CM" w:eastAsia="fr-FR"/>
              </w:rPr>
              <w:t xml:space="preserve"> et tableaux </w:t>
            </w:r>
            <w:proofErr w:type="gramStart"/>
            <w:r w:rsidRPr="005E1AB3">
              <w:rPr>
                <w:lang w:val="fr-CM" w:eastAsia="fr-FR"/>
              </w:rPr>
              <w:t>alimentés;</w:t>
            </w:r>
            <w:proofErr w:type="gramEnd"/>
            <w:r w:rsidRPr="005E1AB3">
              <w:rPr>
                <w:lang w:val="fr-CM" w:eastAsia="fr-FR"/>
              </w:rPr>
              <w:t xml:space="preserve"> </w:t>
            </w:r>
            <w:r w:rsidR="00D04561">
              <w:rPr>
                <w:lang w:val="fr-CM" w:eastAsia="fr-FR"/>
              </w:rPr>
              <w:t>les</w:t>
            </w:r>
            <w:r w:rsidR="00B438FC">
              <w:rPr>
                <w:lang w:val="fr-CM" w:eastAsia="fr-FR"/>
              </w:rPr>
              <w:t xml:space="preserve"> boutons d’</w:t>
            </w:r>
            <w:r w:rsidRPr="005E1AB3">
              <w:rPr>
                <w:lang w:val="fr-CM" w:eastAsia="fr-FR"/>
              </w:rPr>
              <w:t>actions réactivées.</w:t>
            </w:r>
          </w:p>
          <w:p w14:paraId="7C8C420C" w14:textId="24B55DBF" w:rsidR="005F625F" w:rsidRDefault="005F625F" w:rsidP="005F625F">
            <w:pPr>
              <w:numPr>
                <w:ilvl w:val="0"/>
                <w:numId w:val="118"/>
              </w:numPr>
              <w:spacing w:after="160" w:line="300" w:lineRule="auto"/>
              <w:rPr>
                <w:lang w:val="fr-CM" w:eastAsia="fr-FR"/>
              </w:rPr>
            </w:pPr>
            <w:r>
              <w:rPr>
                <w:lang w:val="fr-CM" w:eastAsia="fr-FR"/>
              </w:rPr>
              <w:t>Il clique sur le bouton ‘’Voir graphe’’ qui est désormais actif</w:t>
            </w:r>
          </w:p>
          <w:p w14:paraId="37EFCD80" w14:textId="6FEEDB7E" w:rsidR="005F625F" w:rsidRPr="005E1AB3" w:rsidRDefault="005F625F" w:rsidP="005F625F">
            <w:pPr>
              <w:numPr>
                <w:ilvl w:val="0"/>
                <w:numId w:val="118"/>
              </w:numPr>
              <w:spacing w:after="160" w:line="300" w:lineRule="auto"/>
              <w:rPr>
                <w:lang w:val="fr-CM" w:eastAsia="fr-FR"/>
              </w:rPr>
            </w:pPr>
            <w:r>
              <w:rPr>
                <w:lang w:val="fr-CM" w:eastAsia="fr-FR"/>
              </w:rPr>
              <w:t>Les graphes de production annuelles d’énergie s’affichent</w:t>
            </w:r>
          </w:p>
          <w:p w14:paraId="6CB919DF" w14:textId="77777777" w:rsidR="005E1AB3" w:rsidRDefault="005E1AB3" w:rsidP="005E1AB3">
            <w:pPr>
              <w:rPr>
                <w:b/>
                <w:bCs/>
                <w:lang w:val="fr-CM" w:eastAsia="fr-FR"/>
              </w:rPr>
            </w:pPr>
          </w:p>
        </w:tc>
      </w:tr>
      <w:tr w:rsidR="005E1AB3" w14:paraId="63F84F27" w14:textId="77777777" w:rsidTr="00D04561">
        <w:tc>
          <w:tcPr>
            <w:tcW w:w="1413" w:type="dxa"/>
          </w:tcPr>
          <w:p w14:paraId="68E15FC8" w14:textId="77777777" w:rsidR="005E1AB3" w:rsidRPr="005E1AB3" w:rsidRDefault="005E1AB3" w:rsidP="005E1AB3">
            <w:pPr>
              <w:spacing w:after="160" w:line="300" w:lineRule="auto"/>
              <w:rPr>
                <w:b/>
                <w:bCs/>
                <w:lang w:val="fr-CM" w:eastAsia="fr-FR"/>
              </w:rPr>
            </w:pPr>
            <w:proofErr w:type="spellStart"/>
            <w:r w:rsidRPr="005E1AB3">
              <w:rPr>
                <w:b/>
                <w:bCs/>
                <w:lang w:val="fr-CM" w:eastAsia="fr-FR"/>
              </w:rPr>
              <w:t>Post-conditions</w:t>
            </w:r>
            <w:proofErr w:type="spellEnd"/>
          </w:p>
          <w:p w14:paraId="09C3198F" w14:textId="77777777" w:rsidR="005E1AB3" w:rsidRDefault="005E1AB3" w:rsidP="005E1AB3">
            <w:pPr>
              <w:rPr>
                <w:b/>
                <w:bCs/>
                <w:lang w:val="fr-CM" w:eastAsia="fr-FR"/>
              </w:rPr>
            </w:pPr>
          </w:p>
        </w:tc>
        <w:tc>
          <w:tcPr>
            <w:tcW w:w="7649" w:type="dxa"/>
          </w:tcPr>
          <w:p w14:paraId="0F67E7DE" w14:textId="77777777" w:rsidR="005E1AB3" w:rsidRPr="005E1AB3" w:rsidRDefault="005E1AB3" w:rsidP="005E1AB3">
            <w:pPr>
              <w:numPr>
                <w:ilvl w:val="0"/>
                <w:numId w:val="119"/>
              </w:numPr>
              <w:spacing w:after="160" w:line="300" w:lineRule="auto"/>
              <w:rPr>
                <w:lang w:val="fr-CM" w:eastAsia="fr-FR"/>
              </w:rPr>
            </w:pPr>
            <w:r w:rsidRPr="005E1AB3">
              <w:rPr>
                <w:lang w:val="fr-CM" w:eastAsia="fr-FR"/>
              </w:rPr>
              <w:t>Résultats visibles (mensuel + annuel), cohérents et normalisés.</w:t>
            </w:r>
          </w:p>
          <w:p w14:paraId="1CB8433D" w14:textId="573470E5" w:rsidR="005E1AB3" w:rsidRPr="00B438FC" w:rsidRDefault="00457E23" w:rsidP="00B438FC">
            <w:pPr>
              <w:numPr>
                <w:ilvl w:val="0"/>
                <w:numId w:val="119"/>
              </w:numPr>
              <w:spacing w:after="160" w:line="300" w:lineRule="auto"/>
              <w:rPr>
                <w:lang w:val="fr-CM" w:eastAsia="fr-FR"/>
              </w:rPr>
            </w:pPr>
            <w:r>
              <w:rPr>
                <w:lang w:val="fr-CM" w:eastAsia="fr-FR"/>
              </w:rPr>
              <w:t xml:space="preserve">Le bouton du volet Finances et le bouton des </w:t>
            </w:r>
            <w:proofErr w:type="gramStart"/>
            <w:r w:rsidR="005E1AB3" w:rsidRPr="005E1AB3">
              <w:rPr>
                <w:lang w:val="fr-CM" w:eastAsia="fr-FR"/>
              </w:rPr>
              <w:t>Exports</w:t>
            </w:r>
            <w:r w:rsidRPr="005E1AB3">
              <w:rPr>
                <w:lang w:val="fr-CM" w:eastAsia="fr-FR"/>
              </w:rPr>
              <w:t>(</w:t>
            </w:r>
            <w:proofErr w:type="gramEnd"/>
            <w:r w:rsidRPr="005E1AB3">
              <w:rPr>
                <w:lang w:val="fr-CM" w:eastAsia="fr-FR"/>
              </w:rPr>
              <w:t>CSV, PDF)</w:t>
            </w:r>
            <w:r>
              <w:rPr>
                <w:lang w:val="fr-CM" w:eastAsia="fr-FR"/>
              </w:rPr>
              <w:t xml:space="preserve"> sont</w:t>
            </w:r>
            <w:r w:rsidR="005E1AB3" w:rsidRPr="005E1AB3">
              <w:rPr>
                <w:lang w:val="fr-CM" w:eastAsia="fr-FR"/>
              </w:rPr>
              <w:t xml:space="preserve"> </w:t>
            </w:r>
            <w:r>
              <w:rPr>
                <w:lang w:val="fr-CM" w:eastAsia="fr-FR"/>
              </w:rPr>
              <w:t>visibles et opérationnels</w:t>
            </w:r>
            <w:r w:rsidR="005E1AB3" w:rsidRPr="005E1AB3">
              <w:rPr>
                <w:lang w:val="fr-CM" w:eastAsia="fr-FR"/>
              </w:rPr>
              <w:t>.</w:t>
            </w:r>
          </w:p>
        </w:tc>
      </w:tr>
      <w:tr w:rsidR="005E1AB3" w14:paraId="5A2E74C8" w14:textId="77777777" w:rsidTr="00D04561">
        <w:tc>
          <w:tcPr>
            <w:tcW w:w="1413" w:type="dxa"/>
          </w:tcPr>
          <w:p w14:paraId="3E5EC74D" w14:textId="77777777" w:rsidR="005E1AB3" w:rsidRPr="005E1AB3" w:rsidRDefault="005E1AB3" w:rsidP="005E1AB3">
            <w:pPr>
              <w:spacing w:after="160" w:line="300" w:lineRule="auto"/>
              <w:rPr>
                <w:b/>
                <w:bCs/>
                <w:lang w:val="fr-CM" w:eastAsia="fr-FR"/>
              </w:rPr>
            </w:pPr>
            <w:r w:rsidRPr="005E1AB3">
              <w:rPr>
                <w:b/>
                <w:bCs/>
                <w:lang w:val="fr-CM" w:eastAsia="fr-FR"/>
              </w:rPr>
              <w:t>Scénarios alternatifs</w:t>
            </w:r>
          </w:p>
          <w:p w14:paraId="48017CC2" w14:textId="77777777" w:rsidR="005E1AB3" w:rsidRDefault="005E1AB3" w:rsidP="005E1AB3">
            <w:pPr>
              <w:rPr>
                <w:b/>
                <w:bCs/>
                <w:lang w:val="fr-CM" w:eastAsia="fr-FR"/>
              </w:rPr>
            </w:pPr>
          </w:p>
        </w:tc>
        <w:tc>
          <w:tcPr>
            <w:tcW w:w="7649" w:type="dxa"/>
          </w:tcPr>
          <w:p w14:paraId="34E02619" w14:textId="77777777" w:rsidR="005E1AB3" w:rsidRPr="005E1AB3" w:rsidRDefault="005E1AB3" w:rsidP="005E1AB3">
            <w:pPr>
              <w:numPr>
                <w:ilvl w:val="0"/>
                <w:numId w:val="119"/>
              </w:numPr>
              <w:spacing w:after="160" w:line="300" w:lineRule="auto"/>
              <w:rPr>
                <w:lang w:val="fr-CM" w:eastAsia="fr-FR"/>
              </w:rPr>
            </w:pPr>
            <w:r w:rsidRPr="005E1AB3">
              <w:rPr>
                <w:lang w:val="fr-CM" w:eastAsia="fr-FR"/>
              </w:rPr>
              <w:t xml:space="preserve">Entrées </w:t>
            </w:r>
            <w:proofErr w:type="gramStart"/>
            <w:r w:rsidRPr="005E1AB3">
              <w:rPr>
                <w:lang w:val="fr-CM" w:eastAsia="fr-FR"/>
              </w:rPr>
              <w:t>invalides:</w:t>
            </w:r>
            <w:proofErr w:type="gramEnd"/>
            <w:r w:rsidRPr="005E1AB3">
              <w:rPr>
                <w:lang w:val="fr-CM" w:eastAsia="fr-FR"/>
              </w:rPr>
              <w:t xml:space="preserve"> validation échoue → message explicite, champs mis en évidence, aucun appel API.</w:t>
            </w:r>
          </w:p>
          <w:p w14:paraId="16225CF5" w14:textId="77777777" w:rsidR="005E1AB3" w:rsidRPr="005E1AB3" w:rsidRDefault="005E1AB3" w:rsidP="005E1AB3">
            <w:pPr>
              <w:numPr>
                <w:ilvl w:val="0"/>
                <w:numId w:val="119"/>
              </w:numPr>
              <w:spacing w:after="160" w:line="300" w:lineRule="auto"/>
              <w:rPr>
                <w:lang w:val="fr-CM" w:eastAsia="fr-FR"/>
              </w:rPr>
            </w:pPr>
            <w:r w:rsidRPr="005E1AB3">
              <w:rPr>
                <w:lang w:val="fr-CM" w:eastAsia="fr-FR"/>
              </w:rPr>
              <w:t>Erreur réseau/API (timeout, proxy, indisponible</w:t>
            </w:r>
            <w:proofErr w:type="gramStart"/>
            <w:r w:rsidRPr="005E1AB3">
              <w:rPr>
                <w:lang w:val="fr-CM" w:eastAsia="fr-FR"/>
              </w:rPr>
              <w:t>):</w:t>
            </w:r>
            <w:proofErr w:type="gramEnd"/>
            <w:r w:rsidRPr="005E1AB3">
              <w:rPr>
                <w:lang w:val="fr-CM" w:eastAsia="fr-FR"/>
              </w:rPr>
              <w:t xml:space="preserve"> statut rouge, actions pertinentes désactivées, message </w:t>
            </w:r>
            <w:proofErr w:type="gramStart"/>
            <w:r w:rsidRPr="005E1AB3">
              <w:rPr>
                <w:lang w:val="fr-CM" w:eastAsia="fr-FR"/>
              </w:rPr>
              <w:t>utilisateur;</w:t>
            </w:r>
            <w:proofErr w:type="gramEnd"/>
            <w:r w:rsidRPr="005E1AB3">
              <w:rPr>
                <w:lang w:val="fr-CM" w:eastAsia="fr-FR"/>
              </w:rPr>
              <w:t xml:space="preserve"> possibilité de “Réessayer”.</w:t>
            </w:r>
          </w:p>
          <w:p w14:paraId="3F54EE9B" w14:textId="71F4842D" w:rsidR="005E1AB3" w:rsidRPr="005E1AB3" w:rsidRDefault="005E1AB3" w:rsidP="005E1AB3">
            <w:pPr>
              <w:numPr>
                <w:ilvl w:val="0"/>
                <w:numId w:val="119"/>
              </w:numPr>
              <w:spacing w:after="160" w:line="300" w:lineRule="auto"/>
              <w:rPr>
                <w:lang w:val="fr-CM" w:eastAsia="fr-FR"/>
              </w:rPr>
            </w:pPr>
            <w:r w:rsidRPr="005E1AB3">
              <w:rPr>
                <w:lang w:val="fr-CM" w:eastAsia="fr-FR"/>
              </w:rPr>
              <w:t>Réponse partielle/</w:t>
            </w:r>
            <w:r w:rsidR="005F08E4" w:rsidRPr="005E1AB3">
              <w:rPr>
                <w:lang w:val="fr-CM" w:eastAsia="fr-FR"/>
              </w:rPr>
              <w:t>inattendue :</w:t>
            </w:r>
            <w:r w:rsidRPr="005E1AB3">
              <w:rPr>
                <w:lang w:val="fr-CM" w:eastAsia="fr-FR"/>
              </w:rPr>
              <w:t xml:space="preserve"> champs optionnels manquants tolérés (valeurs par défaut documentées) ou rejet contrôlé si incohérences (ex. mois hors </w:t>
            </w:r>
            <w:proofErr w:type="gramStart"/>
            <w:r w:rsidRPr="005E1AB3">
              <w:rPr>
                <w:lang w:val="fr-CM" w:eastAsia="fr-FR"/>
              </w:rPr>
              <w:t>1..</w:t>
            </w:r>
            <w:proofErr w:type="gramEnd"/>
            <w:r w:rsidRPr="005E1AB3">
              <w:rPr>
                <w:lang w:val="fr-CM" w:eastAsia="fr-FR"/>
              </w:rPr>
              <w:t>12).</w:t>
            </w:r>
          </w:p>
          <w:p w14:paraId="7C1C0666" w14:textId="77777777" w:rsidR="005E1AB3" w:rsidRDefault="005E1AB3" w:rsidP="005E1AB3">
            <w:pPr>
              <w:rPr>
                <w:b/>
                <w:bCs/>
                <w:lang w:val="fr-CM" w:eastAsia="fr-FR"/>
              </w:rPr>
            </w:pPr>
          </w:p>
        </w:tc>
      </w:tr>
    </w:tbl>
    <w:p w14:paraId="5AF6BEBB" w14:textId="77777777" w:rsidR="005E1AB3" w:rsidRPr="005E1AB3" w:rsidRDefault="005E1AB3" w:rsidP="005E1AB3">
      <w:pPr>
        <w:rPr>
          <w:lang w:eastAsia="fr-FR"/>
        </w:rPr>
      </w:pPr>
    </w:p>
    <w:p w14:paraId="7B1731D6" w14:textId="11B70144" w:rsidR="001F62BD" w:rsidRPr="001F62BD" w:rsidRDefault="001F62BD" w:rsidP="001F62BD">
      <w:pPr>
        <w:rPr>
          <w:lang w:eastAsia="fr-FR"/>
        </w:rPr>
      </w:pPr>
      <w:r>
        <w:rPr>
          <w:lang w:eastAsia="fr-FR"/>
        </w:rPr>
        <w:t>Nous avons fait le diagramme de</w:t>
      </w:r>
      <w:r w:rsidR="002E6462">
        <w:rPr>
          <w:lang w:eastAsia="fr-FR"/>
        </w:rPr>
        <w:t xml:space="preserve"> séquence du cas d’usage</w:t>
      </w:r>
      <w:r>
        <w:rPr>
          <w:lang w:eastAsia="fr-FR"/>
        </w:rPr>
        <w:t xml:space="preserve"> </w:t>
      </w:r>
      <w:r w:rsidR="002E6462">
        <w:rPr>
          <w:lang w:eastAsia="fr-FR"/>
        </w:rPr>
        <w:t>« </w:t>
      </w:r>
      <w:r w:rsidR="008C02B9">
        <w:rPr>
          <w:lang w:eastAsia="fr-FR"/>
        </w:rPr>
        <w:t>estimation</w:t>
      </w:r>
      <w:r>
        <w:rPr>
          <w:lang w:eastAsia="fr-FR"/>
        </w:rPr>
        <w:t xml:space="preserve"> de production</w:t>
      </w:r>
      <w:r w:rsidR="002E6462">
        <w:rPr>
          <w:lang w:eastAsia="fr-FR"/>
        </w:rPr>
        <w:t> »</w:t>
      </w:r>
      <w:r>
        <w:rPr>
          <w:lang w:eastAsia="fr-FR"/>
        </w:rPr>
        <w:t xml:space="preserve"> </w:t>
      </w:r>
      <w:r w:rsidR="0076257E">
        <w:rPr>
          <w:lang w:eastAsia="fr-FR"/>
        </w:rPr>
        <w:t>uniquement pour les</w:t>
      </w:r>
      <w:r>
        <w:rPr>
          <w:lang w:eastAsia="fr-FR"/>
        </w:rPr>
        <w:t xml:space="preserve"> systèmes </w:t>
      </w:r>
      <w:proofErr w:type="spellStart"/>
      <w:r>
        <w:rPr>
          <w:lang w:eastAsia="fr-FR"/>
        </w:rPr>
        <w:t>P</w:t>
      </w:r>
      <w:r w:rsidR="00D84B08">
        <w:rPr>
          <w:lang w:eastAsia="fr-FR"/>
        </w:rPr>
        <w:t>hoto</w:t>
      </w:r>
      <w:r w:rsidR="002C0727">
        <w:rPr>
          <w:lang w:eastAsia="fr-FR"/>
        </w:rPr>
        <w:t>voltaiques</w:t>
      </w:r>
      <w:proofErr w:type="spellEnd"/>
      <w:r>
        <w:rPr>
          <w:lang w:eastAsia="fr-FR"/>
        </w:rPr>
        <w:t xml:space="preserve"> couplés au </w:t>
      </w:r>
      <w:proofErr w:type="gramStart"/>
      <w:r>
        <w:rPr>
          <w:lang w:eastAsia="fr-FR"/>
        </w:rPr>
        <w:t>réseau</w:t>
      </w:r>
      <w:r w:rsidR="00A01856">
        <w:rPr>
          <w:lang w:eastAsia="fr-FR"/>
        </w:rPr>
        <w:t>(</w:t>
      </w:r>
      <w:proofErr w:type="gramEnd"/>
      <w:r w:rsidR="00A01856">
        <w:rPr>
          <w:lang w:eastAsia="fr-FR"/>
        </w:rPr>
        <w:t>« </w:t>
      </w:r>
      <w:proofErr w:type="spellStart"/>
      <w:r w:rsidR="00A01856">
        <w:rPr>
          <w:lang w:eastAsia="fr-FR"/>
        </w:rPr>
        <w:t>Grid</w:t>
      </w:r>
      <w:proofErr w:type="spellEnd"/>
      <w:r w:rsidR="00A01856">
        <w:rPr>
          <w:lang w:eastAsia="fr-FR"/>
        </w:rPr>
        <w:t> »)</w:t>
      </w:r>
      <w:r w:rsidR="002C0727">
        <w:rPr>
          <w:lang w:eastAsia="fr-FR"/>
        </w:rPr>
        <w:t>.</w:t>
      </w:r>
      <w:r w:rsidR="00A01856">
        <w:rPr>
          <w:lang w:eastAsia="fr-FR"/>
        </w:rPr>
        <w:t xml:space="preserve"> </w:t>
      </w:r>
      <w:r w:rsidR="0076257E">
        <w:rPr>
          <w:lang w:eastAsia="fr-FR"/>
        </w:rPr>
        <w:t>En effet, on a des diagrammes similaires pour les de</w:t>
      </w:r>
      <w:r w:rsidR="001A46C1">
        <w:rPr>
          <w:lang w:eastAsia="fr-FR"/>
        </w:rPr>
        <w:t xml:space="preserve">ux autres </w:t>
      </w:r>
      <w:proofErr w:type="spellStart"/>
      <w:r w:rsidR="001A46C1">
        <w:rPr>
          <w:lang w:eastAsia="fr-FR"/>
        </w:rPr>
        <w:t>sytèmes</w:t>
      </w:r>
      <w:proofErr w:type="spellEnd"/>
      <w:r w:rsidR="001A46C1">
        <w:rPr>
          <w:lang w:eastAsia="fr-FR"/>
        </w:rPr>
        <w:t xml:space="preserve"> PV (hors réseau et suiveur). Voici le diagramme :</w:t>
      </w:r>
      <w:r>
        <w:rPr>
          <w:lang w:eastAsia="fr-FR"/>
        </w:rPr>
        <w:t xml:space="preserve"> </w:t>
      </w:r>
    </w:p>
    <w:p w14:paraId="0C3BDB70" w14:textId="0740702E" w:rsidR="00233537" w:rsidRPr="00233537" w:rsidRDefault="002F1126" w:rsidP="00233537">
      <w:pPr>
        <w:rPr>
          <w:lang w:eastAsia="fr-FR"/>
        </w:rPr>
      </w:pPr>
      <w:r w:rsidRPr="002F1126">
        <w:rPr>
          <w:noProof/>
          <w:lang w:eastAsia="fr-FR"/>
        </w:rPr>
        <w:lastRenderedPageBreak/>
        <w:drawing>
          <wp:inline distT="0" distB="0" distL="0" distR="0" wp14:anchorId="4E1C4B2F" wp14:editId="03287DB4">
            <wp:extent cx="5760720" cy="3045460"/>
            <wp:effectExtent l="0" t="0" r="0" b="2540"/>
            <wp:docPr id="1316154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4714" name=""/>
                    <pic:cNvPicPr/>
                  </pic:nvPicPr>
                  <pic:blipFill>
                    <a:blip r:embed="rId16"/>
                    <a:stretch>
                      <a:fillRect/>
                    </a:stretch>
                  </pic:blipFill>
                  <pic:spPr>
                    <a:xfrm>
                      <a:off x="0" y="0"/>
                      <a:ext cx="5760720" cy="3045460"/>
                    </a:xfrm>
                    <a:prstGeom prst="rect">
                      <a:avLst/>
                    </a:prstGeom>
                  </pic:spPr>
                </pic:pic>
              </a:graphicData>
            </a:graphic>
          </wp:inline>
        </w:drawing>
      </w:r>
    </w:p>
    <w:p w14:paraId="02A0A29E" w14:textId="77777777" w:rsidR="00746495" w:rsidRDefault="00746495" w:rsidP="00746495">
      <w:pPr>
        <w:rPr>
          <w:lang w:val="fr-CM" w:eastAsia="fr-FR"/>
        </w:rPr>
      </w:pPr>
    </w:p>
    <w:p w14:paraId="61C087AC" w14:textId="51F05B98" w:rsidR="00746495" w:rsidRDefault="0096374B" w:rsidP="00746495">
      <w:pPr>
        <w:rPr>
          <w:lang w:val="fr-CM" w:eastAsia="fr-FR"/>
        </w:rPr>
      </w:pPr>
      <w:r>
        <w:rPr>
          <w:lang w:val="fr-CM" w:eastAsia="fr-FR"/>
        </w:rPr>
        <w:t>Il est important de soul</w:t>
      </w:r>
      <w:r w:rsidR="005B25F8">
        <w:rPr>
          <w:lang w:val="fr-CM" w:eastAsia="fr-FR"/>
        </w:rPr>
        <w:t xml:space="preserve">igner quelques </w:t>
      </w:r>
      <w:proofErr w:type="spellStart"/>
      <w:r w:rsidR="005B25F8">
        <w:rPr>
          <w:lang w:val="fr-CM" w:eastAsia="fr-FR"/>
        </w:rPr>
        <w:t>details</w:t>
      </w:r>
      <w:proofErr w:type="spellEnd"/>
      <w:r w:rsidR="005B25F8">
        <w:rPr>
          <w:lang w:val="fr-CM" w:eastAsia="fr-FR"/>
        </w:rPr>
        <w:t xml:space="preserve"> d’</w:t>
      </w:r>
      <w:proofErr w:type="spellStart"/>
      <w:r w:rsidR="005B25F8">
        <w:rPr>
          <w:lang w:val="fr-CM" w:eastAsia="fr-FR"/>
        </w:rPr>
        <w:t>implementation</w:t>
      </w:r>
      <w:proofErr w:type="spellEnd"/>
      <w:r w:rsidR="005B25F8">
        <w:rPr>
          <w:lang w:val="fr-CM" w:eastAsia="fr-FR"/>
        </w:rPr>
        <w:t xml:space="preserve"> pertinent</w:t>
      </w:r>
      <w:r w:rsidR="00F16652">
        <w:rPr>
          <w:lang w:val="fr-CM" w:eastAsia="fr-FR"/>
        </w:rPr>
        <w:t>s</w:t>
      </w:r>
      <w:r w:rsidR="005B25F8">
        <w:rPr>
          <w:lang w:val="fr-CM" w:eastAsia="fr-FR"/>
        </w:rPr>
        <w:t xml:space="preserve"> pour ce cas d’utilisation</w:t>
      </w:r>
      <w:r w:rsidR="00C31FA9">
        <w:rPr>
          <w:lang w:val="fr-CM" w:eastAsia="fr-FR"/>
        </w:rPr>
        <w:t> :</w:t>
      </w:r>
    </w:p>
    <w:p w14:paraId="35D1C230" w14:textId="67E12624" w:rsidR="0090384A" w:rsidRDefault="0090384A" w:rsidP="00746495">
      <w:pPr>
        <w:numPr>
          <w:ilvl w:val="0"/>
          <w:numId w:val="107"/>
        </w:numPr>
        <w:rPr>
          <w:lang w:val="fr-CM" w:eastAsia="fr-FR"/>
        </w:rPr>
      </w:pPr>
      <w:r w:rsidRPr="0090384A">
        <w:rPr>
          <w:lang w:val="fr-CM" w:eastAsia="fr-FR"/>
        </w:rPr>
        <w:t xml:space="preserve">Asynchronisme &amp; UX : On utilise </w:t>
      </w:r>
      <w:proofErr w:type="spellStart"/>
      <w:r w:rsidRPr="0090384A">
        <w:rPr>
          <w:lang w:val="fr-CM" w:eastAsia="fr-FR"/>
        </w:rPr>
        <w:t>SwingWorker</w:t>
      </w:r>
      <w:proofErr w:type="spellEnd"/>
      <w:r w:rsidRPr="0090384A">
        <w:rPr>
          <w:lang w:val="fr-CM" w:eastAsia="fr-FR"/>
        </w:rPr>
        <w:t xml:space="preserve"> pour l’appel réseau et le </w:t>
      </w:r>
      <w:proofErr w:type="spellStart"/>
      <w:r w:rsidRPr="0090384A">
        <w:rPr>
          <w:lang w:val="fr-CM" w:eastAsia="fr-FR"/>
        </w:rPr>
        <w:t>parsing</w:t>
      </w:r>
      <w:proofErr w:type="spellEnd"/>
      <w:r w:rsidRPr="0090384A">
        <w:rPr>
          <w:lang w:val="fr-CM" w:eastAsia="fr-FR"/>
        </w:rPr>
        <w:t xml:space="preserve"> </w:t>
      </w:r>
      <w:proofErr w:type="spellStart"/>
      <w:r w:rsidRPr="0090384A">
        <w:rPr>
          <w:lang w:val="fr-CM" w:eastAsia="fr-FR"/>
        </w:rPr>
        <w:t>json</w:t>
      </w:r>
      <w:proofErr w:type="spellEnd"/>
      <w:r w:rsidRPr="0090384A">
        <w:rPr>
          <w:lang w:val="fr-CM" w:eastAsia="fr-FR"/>
        </w:rPr>
        <w:t xml:space="preserve"> de la réponse. </w:t>
      </w:r>
      <w:proofErr w:type="spellStart"/>
      <w:r w:rsidRPr="0090384A">
        <w:rPr>
          <w:lang w:val="fr-CM" w:eastAsia="fr-FR"/>
        </w:rPr>
        <w:t>SwingWorker</w:t>
      </w:r>
      <w:proofErr w:type="spellEnd"/>
      <w:r w:rsidRPr="0090384A">
        <w:rPr>
          <w:lang w:val="fr-CM" w:eastAsia="fr-FR"/>
        </w:rPr>
        <w:t xml:space="preserve"> est une classe Swing faite pour exécuter des tâches longues en arrière-</w:t>
      </w:r>
      <w:proofErr w:type="gramStart"/>
      <w:r w:rsidRPr="0090384A">
        <w:rPr>
          <w:lang w:val="fr-CM" w:eastAsia="fr-FR"/>
        </w:rPr>
        <w:t>plan(</w:t>
      </w:r>
      <w:proofErr w:type="gramEnd"/>
      <w:r w:rsidRPr="0090384A">
        <w:rPr>
          <w:lang w:val="fr-CM" w:eastAsia="fr-FR"/>
        </w:rPr>
        <w:t>sur un autre thread) sans bloquer l’UI.</w:t>
      </w:r>
    </w:p>
    <w:p w14:paraId="4DB1DC28" w14:textId="5E5BEFD9" w:rsidR="00297833" w:rsidRDefault="008D19E9" w:rsidP="00746495">
      <w:pPr>
        <w:numPr>
          <w:ilvl w:val="0"/>
          <w:numId w:val="107"/>
        </w:numPr>
        <w:rPr>
          <w:lang w:val="fr-CM" w:eastAsia="fr-FR"/>
        </w:rPr>
      </w:pPr>
      <w:r>
        <w:rPr>
          <w:lang w:val="fr-CM" w:eastAsia="fr-FR"/>
        </w:rPr>
        <w:t>Implémentation de graphes d’analyse :</w:t>
      </w:r>
      <w:r w:rsidR="00297833">
        <w:rPr>
          <w:lang w:val="fr-CM" w:eastAsia="fr-FR"/>
        </w:rPr>
        <w:t xml:space="preserve"> </w:t>
      </w:r>
      <w:r>
        <w:rPr>
          <w:lang w:val="fr-CM" w:eastAsia="fr-FR"/>
        </w:rPr>
        <w:t xml:space="preserve">Ils </w:t>
      </w:r>
      <w:proofErr w:type="spellStart"/>
      <w:proofErr w:type="gramStart"/>
      <w:r>
        <w:rPr>
          <w:lang w:val="fr-CM" w:eastAsia="fr-FR"/>
        </w:rPr>
        <w:t>on</w:t>
      </w:r>
      <w:proofErr w:type="spellEnd"/>
      <w:proofErr w:type="gramEnd"/>
      <w:r>
        <w:rPr>
          <w:lang w:val="fr-CM" w:eastAsia="fr-FR"/>
        </w:rPr>
        <w:t xml:space="preserve"> été faits avec la bibliothèque java </w:t>
      </w:r>
      <w:proofErr w:type="spellStart"/>
      <w:r>
        <w:rPr>
          <w:lang w:val="fr-CM" w:eastAsia="fr-FR"/>
        </w:rPr>
        <w:t>Xchart</w:t>
      </w:r>
      <w:proofErr w:type="spellEnd"/>
      <w:r>
        <w:rPr>
          <w:lang w:val="fr-CM" w:eastAsia="fr-FR"/>
        </w:rPr>
        <w:t>.</w:t>
      </w:r>
      <w:r w:rsidR="00297833">
        <w:rPr>
          <w:lang w:val="fr-CM" w:eastAsia="fr-FR"/>
        </w:rPr>
        <w:t xml:space="preserve"> </w:t>
      </w:r>
      <w:r>
        <w:rPr>
          <w:lang w:val="fr-CM" w:eastAsia="fr-FR"/>
        </w:rPr>
        <w:t xml:space="preserve">Ces représentations aident l’utilisateur à analyser et visualiser les données issues de l’API PVGIS. Nous avons </w:t>
      </w:r>
      <w:proofErr w:type="gramStart"/>
      <w:r>
        <w:rPr>
          <w:lang w:val="fr-CM" w:eastAsia="fr-FR"/>
        </w:rPr>
        <w:t>implémentés</w:t>
      </w:r>
      <w:proofErr w:type="gramEnd"/>
      <w:r>
        <w:rPr>
          <w:lang w:val="fr-CM" w:eastAsia="fr-FR"/>
        </w:rPr>
        <w:t xml:space="preserve"> 6 graphes différents : </w:t>
      </w:r>
    </w:p>
    <w:p w14:paraId="0233ABBD" w14:textId="10B03B1A" w:rsidR="008D19E9" w:rsidRPr="0090384A" w:rsidRDefault="008D19E9" w:rsidP="008D19E9">
      <w:pPr>
        <w:numPr>
          <w:ilvl w:val="1"/>
          <w:numId w:val="107"/>
        </w:numPr>
        <w:rPr>
          <w:lang w:val="fr-CM" w:eastAsia="fr-FR"/>
        </w:rPr>
      </w:pPr>
      <w:r>
        <w:rPr>
          <w:lang w:val="fr-CM" w:eastAsia="fr-FR"/>
        </w:rPr>
        <w:t xml:space="preserve">La production mensuelle </w:t>
      </w:r>
      <w:proofErr w:type="spellStart"/>
      <w:r>
        <w:rPr>
          <w:lang w:val="fr-CM" w:eastAsia="fr-FR"/>
        </w:rPr>
        <w:t>d’energie</w:t>
      </w:r>
      <w:proofErr w:type="spellEnd"/>
      <w:r>
        <w:rPr>
          <w:lang w:val="fr-CM" w:eastAsia="fr-FR"/>
        </w:rPr>
        <w:t xml:space="preserve">, </w:t>
      </w:r>
      <w:proofErr w:type="spellStart"/>
      <w:r>
        <w:rPr>
          <w:lang w:val="fr-CM" w:eastAsia="fr-FR"/>
        </w:rPr>
        <w:t>l’energie</w:t>
      </w:r>
      <w:proofErr w:type="spellEnd"/>
      <w:r>
        <w:rPr>
          <w:lang w:val="fr-CM" w:eastAsia="fr-FR"/>
        </w:rPr>
        <w:t xml:space="preserve"> perdue mensuelle, </w:t>
      </w:r>
    </w:p>
    <w:p w14:paraId="4B68C124" w14:textId="76E9DC13" w:rsidR="00CA2395" w:rsidRPr="002E0028" w:rsidRDefault="00CA2395" w:rsidP="002E0028">
      <w:pPr>
        <w:numPr>
          <w:ilvl w:val="0"/>
          <w:numId w:val="107"/>
        </w:numPr>
        <w:rPr>
          <w:lang w:val="fr-CM" w:eastAsia="fr-FR"/>
        </w:rPr>
      </w:pPr>
      <w:r w:rsidRPr="00CA2395">
        <w:rPr>
          <w:lang w:val="fr-CM" w:eastAsia="fr-FR"/>
        </w:rPr>
        <w:t>Tolérance au schéma JSON PVGIS</w:t>
      </w:r>
      <w:r w:rsidR="002E0028">
        <w:rPr>
          <w:lang w:val="fr-CM" w:eastAsia="fr-FR"/>
        </w:rPr>
        <w:t> : certains champs dans l</w:t>
      </w:r>
      <w:r w:rsidR="00490D7F">
        <w:rPr>
          <w:lang w:val="fr-CM" w:eastAsia="fr-FR"/>
        </w:rPr>
        <w:t>e message envoyé à l’API</w:t>
      </w:r>
      <w:r w:rsidR="002E0028">
        <w:rPr>
          <w:lang w:val="fr-CM" w:eastAsia="fr-FR"/>
        </w:rPr>
        <w:t xml:space="preserve"> </w:t>
      </w:r>
      <w:r w:rsidR="0005089D">
        <w:rPr>
          <w:lang w:val="fr-CM" w:eastAsia="fr-FR"/>
        </w:rPr>
        <w:t>de PVGIS (</w:t>
      </w:r>
      <w:r w:rsidR="00036228">
        <w:rPr>
          <w:lang w:val="fr-CM" w:eastAsia="fr-FR"/>
        </w:rPr>
        <w:t>par exemple les champs</w:t>
      </w:r>
      <w:r w:rsidR="0005089D">
        <w:rPr>
          <w:lang w:val="fr-CM" w:eastAsia="fr-FR"/>
        </w:rPr>
        <w:t xml:space="preserve"> </w:t>
      </w:r>
      <w:proofErr w:type="spellStart"/>
      <w:r w:rsidR="0005089D" w:rsidRPr="002E0028">
        <w:rPr>
          <w:lang w:val="fr-CM" w:eastAsia="fr-FR"/>
        </w:rPr>
        <w:t>histogram</w:t>
      </w:r>
      <w:proofErr w:type="spellEnd"/>
      <w:r w:rsidR="0005089D">
        <w:rPr>
          <w:lang w:val="fr-CM" w:eastAsia="fr-FR"/>
        </w:rPr>
        <w:t xml:space="preserve"> et </w:t>
      </w:r>
      <w:r w:rsidR="0005089D" w:rsidRPr="002E0028">
        <w:rPr>
          <w:lang w:val="fr-CM" w:eastAsia="fr-FR"/>
        </w:rPr>
        <w:t>irradiation</w:t>
      </w:r>
      <w:r w:rsidR="0005089D">
        <w:rPr>
          <w:lang w:val="fr-CM" w:eastAsia="fr-FR"/>
        </w:rPr>
        <w:t>) peuvent manquer,</w:t>
      </w:r>
      <w:r w:rsidR="006219E5">
        <w:rPr>
          <w:lang w:val="fr-CM" w:eastAsia="fr-FR"/>
        </w:rPr>
        <w:t xml:space="preserve"> alors on ajoute des</w:t>
      </w:r>
      <w:r w:rsidR="00362BB6">
        <w:rPr>
          <w:lang w:val="fr-CM" w:eastAsia="fr-FR"/>
        </w:rPr>
        <w:t xml:space="preserve"> </w:t>
      </w:r>
      <w:r w:rsidRPr="002E0028">
        <w:rPr>
          <w:lang w:val="fr-CM" w:eastAsia="fr-FR"/>
        </w:rPr>
        <w:t xml:space="preserve">valeurs par défaut </w:t>
      </w:r>
      <w:r w:rsidR="006219E5">
        <w:rPr>
          <w:lang w:val="fr-CM" w:eastAsia="fr-FR"/>
        </w:rPr>
        <w:t xml:space="preserve">pour </w:t>
      </w:r>
      <w:proofErr w:type="spellStart"/>
      <w:r w:rsidR="006219E5">
        <w:rPr>
          <w:lang w:val="fr-CM" w:eastAsia="fr-FR"/>
        </w:rPr>
        <w:t>eviter</w:t>
      </w:r>
      <w:proofErr w:type="spellEnd"/>
      <w:r w:rsidR="006219E5">
        <w:rPr>
          <w:lang w:val="fr-CM" w:eastAsia="fr-FR"/>
        </w:rPr>
        <w:t xml:space="preserve"> les incohérences</w:t>
      </w:r>
      <w:r w:rsidR="00036228">
        <w:rPr>
          <w:lang w:val="fr-CM" w:eastAsia="fr-FR"/>
        </w:rPr>
        <w:t xml:space="preserve"> et </w:t>
      </w:r>
      <w:proofErr w:type="gramStart"/>
      <w:r w:rsidR="00036228">
        <w:rPr>
          <w:lang w:val="fr-CM" w:eastAsia="fr-FR"/>
        </w:rPr>
        <w:t>les crash</w:t>
      </w:r>
      <w:proofErr w:type="gramEnd"/>
      <w:r w:rsidRPr="002E0028">
        <w:rPr>
          <w:lang w:val="fr-CM" w:eastAsia="fr-FR"/>
        </w:rPr>
        <w:t>.</w:t>
      </w:r>
    </w:p>
    <w:p w14:paraId="33A3D6CF" w14:textId="3746AC6F" w:rsidR="00CA2395" w:rsidRPr="00B01AD8" w:rsidRDefault="00CA2395" w:rsidP="00B01AD8">
      <w:pPr>
        <w:numPr>
          <w:ilvl w:val="0"/>
          <w:numId w:val="107"/>
        </w:numPr>
        <w:rPr>
          <w:lang w:val="fr-CM" w:eastAsia="fr-FR"/>
        </w:rPr>
      </w:pPr>
      <w:r w:rsidRPr="00CA2395">
        <w:rPr>
          <w:lang w:val="fr-CM" w:eastAsia="fr-FR"/>
        </w:rPr>
        <w:t>Résilience réseau</w:t>
      </w:r>
      <w:r w:rsidR="00B01AD8">
        <w:rPr>
          <w:lang w:val="fr-CM" w:eastAsia="fr-FR"/>
        </w:rPr>
        <w:t xml:space="preserve"> : </w:t>
      </w:r>
      <w:r w:rsidR="00241CF7">
        <w:rPr>
          <w:lang w:val="fr-CM" w:eastAsia="fr-FR"/>
        </w:rPr>
        <w:t>le f</w:t>
      </w:r>
      <w:r w:rsidR="00284A90" w:rsidRPr="00B01AD8">
        <w:rPr>
          <w:lang w:val="fr-CM" w:eastAsia="fr-FR"/>
        </w:rPr>
        <w:t xml:space="preserve">ormat </w:t>
      </w:r>
      <w:r w:rsidRPr="00B01AD8">
        <w:rPr>
          <w:lang w:val="fr-CM" w:eastAsia="fr-FR"/>
        </w:rPr>
        <w:t>HTTPS</w:t>
      </w:r>
      <w:r w:rsidR="00241CF7">
        <w:rPr>
          <w:lang w:val="fr-CM" w:eastAsia="fr-FR"/>
        </w:rPr>
        <w:t xml:space="preserve"> est</w:t>
      </w:r>
      <w:r w:rsidRPr="00B01AD8">
        <w:rPr>
          <w:lang w:val="fr-CM" w:eastAsia="fr-FR"/>
        </w:rPr>
        <w:t xml:space="preserve"> </w:t>
      </w:r>
      <w:proofErr w:type="gramStart"/>
      <w:r w:rsidRPr="00B01AD8">
        <w:rPr>
          <w:lang w:val="fr-CM" w:eastAsia="fr-FR"/>
        </w:rPr>
        <w:t>obligatoire;</w:t>
      </w:r>
      <w:proofErr w:type="gramEnd"/>
      <w:r w:rsidRPr="00B01AD8">
        <w:rPr>
          <w:lang w:val="fr-CM" w:eastAsia="fr-FR"/>
        </w:rPr>
        <w:t xml:space="preserve"> </w:t>
      </w:r>
      <w:r w:rsidR="00284A90" w:rsidRPr="00B01AD8">
        <w:rPr>
          <w:lang w:val="fr-CM" w:eastAsia="fr-FR"/>
        </w:rPr>
        <w:t xml:space="preserve">on a des </w:t>
      </w:r>
      <w:proofErr w:type="spellStart"/>
      <w:r w:rsidRPr="00B01AD8">
        <w:rPr>
          <w:lang w:val="fr-CM" w:eastAsia="fr-FR"/>
        </w:rPr>
        <w:t>connectTimeout</w:t>
      </w:r>
      <w:proofErr w:type="spellEnd"/>
      <w:r w:rsidRPr="00B01AD8">
        <w:rPr>
          <w:lang w:val="fr-CM" w:eastAsia="fr-FR"/>
        </w:rPr>
        <w:t xml:space="preserve">, </w:t>
      </w:r>
      <w:r w:rsidR="00284A90" w:rsidRPr="00B01AD8">
        <w:rPr>
          <w:lang w:val="fr-CM" w:eastAsia="fr-FR"/>
        </w:rPr>
        <w:t xml:space="preserve">des </w:t>
      </w:r>
      <w:proofErr w:type="spellStart"/>
      <w:proofErr w:type="gramStart"/>
      <w:r w:rsidRPr="00B01AD8">
        <w:rPr>
          <w:lang w:val="fr-CM" w:eastAsia="fr-FR"/>
        </w:rPr>
        <w:t>requestTimeout</w:t>
      </w:r>
      <w:proofErr w:type="spellEnd"/>
      <w:r w:rsidRPr="00B01AD8">
        <w:rPr>
          <w:lang w:val="fr-CM" w:eastAsia="fr-FR"/>
        </w:rPr>
        <w:t>,</w:t>
      </w:r>
      <w:r w:rsidR="00241CF7">
        <w:rPr>
          <w:lang w:val="fr-CM" w:eastAsia="fr-FR"/>
        </w:rPr>
        <w:t xml:space="preserve">  2</w:t>
      </w:r>
      <w:proofErr w:type="gramEnd"/>
      <w:r w:rsidRPr="00B01AD8">
        <w:rPr>
          <w:lang w:val="fr-CM" w:eastAsia="fr-FR"/>
        </w:rPr>
        <w:t xml:space="preserve"> retries (</w:t>
      </w:r>
      <w:proofErr w:type="spellStart"/>
      <w:r w:rsidRPr="00B01AD8">
        <w:rPr>
          <w:lang w:val="fr-CM" w:eastAsia="fr-FR"/>
        </w:rPr>
        <w:t>backoff</w:t>
      </w:r>
      <w:proofErr w:type="spellEnd"/>
      <w:r w:rsidRPr="00B01AD8">
        <w:rPr>
          <w:lang w:val="fr-CM" w:eastAsia="fr-FR"/>
        </w:rPr>
        <w:t>)</w:t>
      </w:r>
      <w:r w:rsidR="00241CF7">
        <w:rPr>
          <w:lang w:val="fr-CM" w:eastAsia="fr-FR"/>
        </w:rPr>
        <w:t xml:space="preserve"> et</w:t>
      </w:r>
      <w:r w:rsidRPr="00B01AD8">
        <w:rPr>
          <w:lang w:val="fr-CM" w:eastAsia="fr-FR"/>
        </w:rPr>
        <w:t xml:space="preserve"> </w:t>
      </w:r>
      <w:r w:rsidR="00284A90" w:rsidRPr="00B01AD8">
        <w:rPr>
          <w:lang w:val="fr-CM" w:eastAsia="fr-FR"/>
        </w:rPr>
        <w:t xml:space="preserve">on </w:t>
      </w:r>
      <w:r w:rsidRPr="00B01AD8">
        <w:rPr>
          <w:lang w:val="fr-CM" w:eastAsia="fr-FR"/>
        </w:rPr>
        <w:t xml:space="preserve">relance </w:t>
      </w:r>
      <w:r w:rsidR="00284A90" w:rsidRPr="00B01AD8">
        <w:rPr>
          <w:lang w:val="fr-CM" w:eastAsia="fr-FR"/>
        </w:rPr>
        <w:t>l’appel d’API s’il y a une</w:t>
      </w:r>
      <w:r w:rsidRPr="00B01AD8">
        <w:rPr>
          <w:lang w:val="fr-CM" w:eastAsia="fr-FR"/>
        </w:rPr>
        <w:t xml:space="preserve"> </w:t>
      </w:r>
      <w:proofErr w:type="spellStart"/>
      <w:r w:rsidRPr="00B01AD8">
        <w:rPr>
          <w:lang w:val="fr-CM" w:eastAsia="fr-FR"/>
        </w:rPr>
        <w:t>InterruptedException</w:t>
      </w:r>
      <w:proofErr w:type="spellEnd"/>
      <w:r w:rsidRPr="00B01AD8">
        <w:rPr>
          <w:lang w:val="fr-CM" w:eastAsia="fr-FR"/>
        </w:rPr>
        <w:t xml:space="preserve"> (pas d’absorption silencieuse).</w:t>
      </w:r>
    </w:p>
    <w:p w14:paraId="242A234E" w14:textId="5BCFD0AA" w:rsidR="00CA2395" w:rsidRPr="009629CD" w:rsidRDefault="00CA2395" w:rsidP="009629CD">
      <w:pPr>
        <w:numPr>
          <w:ilvl w:val="0"/>
          <w:numId w:val="107"/>
        </w:numPr>
        <w:rPr>
          <w:lang w:val="fr-CM" w:eastAsia="fr-FR"/>
        </w:rPr>
      </w:pPr>
      <w:r w:rsidRPr="00CA2395">
        <w:rPr>
          <w:lang w:val="fr-CM" w:eastAsia="fr-FR"/>
        </w:rPr>
        <w:t>Validation d’entrée en amont</w:t>
      </w:r>
      <w:r w:rsidR="009629CD">
        <w:rPr>
          <w:lang w:val="fr-CM" w:eastAsia="fr-FR"/>
        </w:rPr>
        <w:t xml:space="preserve"> : </w:t>
      </w:r>
      <w:r w:rsidR="007A666A" w:rsidRPr="009629CD">
        <w:rPr>
          <w:lang w:val="fr-CM" w:eastAsia="fr-FR"/>
        </w:rPr>
        <w:t>On a des b</w:t>
      </w:r>
      <w:r w:rsidRPr="009629CD">
        <w:rPr>
          <w:lang w:val="fr-CM" w:eastAsia="fr-FR"/>
        </w:rPr>
        <w:t xml:space="preserve">ornes </w:t>
      </w:r>
      <w:r w:rsidR="009629CD">
        <w:rPr>
          <w:lang w:val="fr-CM" w:eastAsia="fr-FR"/>
        </w:rPr>
        <w:t xml:space="preserve">de validation </w:t>
      </w:r>
      <w:r w:rsidRPr="009629CD">
        <w:rPr>
          <w:lang w:val="fr-CM" w:eastAsia="fr-FR"/>
        </w:rPr>
        <w:t>strictes (</w:t>
      </w:r>
      <w:proofErr w:type="spellStart"/>
      <w:r w:rsidRPr="009629CD">
        <w:rPr>
          <w:lang w:val="fr-CM" w:eastAsia="fr-FR"/>
        </w:rPr>
        <w:t>lat</w:t>
      </w:r>
      <w:proofErr w:type="spellEnd"/>
      <w:r w:rsidRPr="009629CD">
        <w:rPr>
          <w:lang w:val="fr-CM" w:eastAsia="fr-FR"/>
        </w:rPr>
        <w:t>/</w:t>
      </w:r>
      <w:proofErr w:type="spellStart"/>
      <w:r w:rsidRPr="009629CD">
        <w:rPr>
          <w:lang w:val="fr-CM" w:eastAsia="fr-FR"/>
        </w:rPr>
        <w:t>lon</w:t>
      </w:r>
      <w:proofErr w:type="spellEnd"/>
      <w:r w:rsidRPr="009629CD">
        <w:rPr>
          <w:lang w:val="fr-CM" w:eastAsia="fr-FR"/>
        </w:rPr>
        <w:t>, pertes 0–100, angle 0–90, azimut −180–360, durée 1–60, ratio 0–1)</w:t>
      </w:r>
      <w:r w:rsidR="007A666A" w:rsidRPr="009629CD">
        <w:rPr>
          <w:lang w:val="fr-CM" w:eastAsia="fr-FR"/>
        </w:rPr>
        <w:t xml:space="preserve"> afin d’avoir</w:t>
      </w:r>
      <w:r w:rsidRPr="009629CD">
        <w:rPr>
          <w:lang w:val="fr-CM" w:eastAsia="fr-FR"/>
        </w:rPr>
        <w:t xml:space="preserve"> messages clairs avant tout appel réseau.</w:t>
      </w:r>
    </w:p>
    <w:p w14:paraId="6C7C14FE" w14:textId="6C5E588B" w:rsidR="00CA2395" w:rsidRDefault="00CA2395" w:rsidP="00CA2395">
      <w:pPr>
        <w:pStyle w:val="Titre3"/>
      </w:pPr>
      <w:bookmarkStart w:id="34" w:name="_Toc210558651"/>
      <w:r>
        <w:lastRenderedPageBreak/>
        <w:t>IV.3.2. Cas d’utilisation : Voir graphes financiers</w:t>
      </w:r>
      <w:bookmarkEnd w:id="34"/>
    </w:p>
    <w:p w14:paraId="7AD02F2A" w14:textId="298E9F49" w:rsidR="008D5A9C" w:rsidRDefault="008D5A9C" w:rsidP="008D5A9C">
      <w:pPr>
        <w:rPr>
          <w:lang w:eastAsia="fr-FR"/>
        </w:rPr>
      </w:pPr>
      <w:r w:rsidRPr="008D5A9C">
        <w:rPr>
          <w:noProof/>
          <w:lang w:eastAsia="fr-FR"/>
        </w:rPr>
        <w:drawing>
          <wp:inline distT="0" distB="0" distL="0" distR="0" wp14:anchorId="5F816F9C" wp14:editId="160DA153">
            <wp:extent cx="5760720" cy="2584450"/>
            <wp:effectExtent l="0" t="0" r="0" b="6350"/>
            <wp:docPr id="725759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59127" name=""/>
                    <pic:cNvPicPr/>
                  </pic:nvPicPr>
                  <pic:blipFill>
                    <a:blip r:embed="rId17"/>
                    <a:stretch>
                      <a:fillRect/>
                    </a:stretch>
                  </pic:blipFill>
                  <pic:spPr>
                    <a:xfrm>
                      <a:off x="0" y="0"/>
                      <a:ext cx="5760720" cy="2584450"/>
                    </a:xfrm>
                    <a:prstGeom prst="rect">
                      <a:avLst/>
                    </a:prstGeom>
                  </pic:spPr>
                </pic:pic>
              </a:graphicData>
            </a:graphic>
          </wp:inline>
        </w:drawing>
      </w:r>
    </w:p>
    <w:p w14:paraId="26A9B6C9" w14:textId="169F9353" w:rsidR="00FF10AA" w:rsidRPr="008D5A9C" w:rsidRDefault="00FF10AA" w:rsidP="008D5A9C">
      <w:pPr>
        <w:rPr>
          <w:lang w:eastAsia="fr-FR"/>
        </w:rPr>
      </w:pPr>
      <w:r>
        <w:rPr>
          <w:lang w:eastAsia="fr-FR"/>
        </w:rPr>
        <w:t>Voici des remarques pertinentes pour ce cas d’usage :</w:t>
      </w:r>
    </w:p>
    <w:p w14:paraId="4BD6398D" w14:textId="633AEC1C" w:rsidR="000A5746" w:rsidRPr="000A5746" w:rsidRDefault="00E31C92" w:rsidP="000A5746">
      <w:pPr>
        <w:numPr>
          <w:ilvl w:val="0"/>
          <w:numId w:val="109"/>
        </w:numPr>
        <w:rPr>
          <w:lang w:val="fr-CM" w:eastAsia="fr-FR"/>
        </w:rPr>
      </w:pPr>
      <w:r>
        <w:rPr>
          <w:lang w:val="fr-CM" w:eastAsia="fr-FR"/>
        </w:rPr>
        <w:t xml:space="preserve">Nous avons </w:t>
      </w:r>
      <w:proofErr w:type="spellStart"/>
      <w:proofErr w:type="gramStart"/>
      <w:r>
        <w:rPr>
          <w:lang w:val="fr-CM" w:eastAsia="fr-FR"/>
        </w:rPr>
        <w:t>utiliser</w:t>
      </w:r>
      <w:proofErr w:type="spellEnd"/>
      <w:proofErr w:type="gramEnd"/>
      <w:r>
        <w:rPr>
          <w:lang w:val="fr-CM" w:eastAsia="fr-FR"/>
        </w:rPr>
        <w:t xml:space="preserve"> les formules mathématiques suivantes :</w:t>
      </w:r>
      <w:r w:rsidR="000A5746" w:rsidRPr="000A5746">
        <w:rPr>
          <w:lang w:val="fr-CM" w:eastAsia="fr-FR"/>
        </w:rPr>
        <w:t xml:space="preserve"> </w:t>
      </w:r>
    </w:p>
    <w:p w14:paraId="746AB168" w14:textId="77777777" w:rsidR="000A5746" w:rsidRPr="000A5746" w:rsidRDefault="000A5746" w:rsidP="000A5746">
      <w:pPr>
        <w:numPr>
          <w:ilvl w:val="1"/>
          <w:numId w:val="109"/>
        </w:numPr>
        <w:rPr>
          <w:lang w:val="fr-CM" w:eastAsia="fr-FR"/>
        </w:rPr>
      </w:pPr>
      <w:r w:rsidRPr="000A5746">
        <w:rPr>
          <w:lang w:val="fr-CM" w:eastAsia="fr-FR"/>
        </w:rPr>
        <w:t xml:space="preserve">Production annuelle = </w:t>
      </w:r>
      <w:proofErr w:type="gramStart"/>
      <w:r w:rsidRPr="000A5746">
        <w:rPr>
          <w:lang w:val="fr-CM" w:eastAsia="fr-FR"/>
        </w:rPr>
        <w:t>Σ(</w:t>
      </w:r>
      <w:proofErr w:type="gramEnd"/>
      <w:r w:rsidRPr="000A5746">
        <w:rPr>
          <w:lang w:val="fr-CM" w:eastAsia="fr-FR"/>
        </w:rPr>
        <w:t xml:space="preserve">Wh/j × </w:t>
      </w:r>
      <w:proofErr w:type="gramStart"/>
      <w:r w:rsidRPr="000A5746">
        <w:rPr>
          <w:lang w:val="fr-CM" w:eastAsia="fr-FR"/>
        </w:rPr>
        <w:t>jours)/1000;</w:t>
      </w:r>
      <w:proofErr w:type="gramEnd"/>
      <w:r w:rsidRPr="000A5746">
        <w:rPr>
          <w:lang w:val="fr-CM" w:eastAsia="fr-FR"/>
        </w:rPr>
        <w:t xml:space="preserve"> recettes = prod × prix × </w:t>
      </w:r>
      <w:proofErr w:type="spellStart"/>
      <w:proofErr w:type="gramStart"/>
      <w:r w:rsidRPr="000A5746">
        <w:rPr>
          <w:lang w:val="fr-CM" w:eastAsia="fr-FR"/>
        </w:rPr>
        <w:t>tauxInjection</w:t>
      </w:r>
      <w:proofErr w:type="spellEnd"/>
      <w:r w:rsidRPr="000A5746">
        <w:rPr>
          <w:lang w:val="fr-CM" w:eastAsia="fr-FR"/>
        </w:rPr>
        <w:t>;</w:t>
      </w:r>
      <w:proofErr w:type="gramEnd"/>
      <w:r w:rsidRPr="000A5746">
        <w:rPr>
          <w:lang w:val="fr-CM" w:eastAsia="fr-FR"/>
        </w:rPr>
        <w:t xml:space="preserve"> dépenses = </w:t>
      </w:r>
      <w:proofErr w:type="gramStart"/>
      <w:r w:rsidRPr="000A5746">
        <w:rPr>
          <w:lang w:val="fr-CM" w:eastAsia="fr-FR"/>
        </w:rPr>
        <w:t>OPEX;</w:t>
      </w:r>
      <w:proofErr w:type="gramEnd"/>
      <w:r w:rsidRPr="000A5746">
        <w:rPr>
          <w:lang w:val="fr-CM" w:eastAsia="fr-FR"/>
        </w:rPr>
        <w:t xml:space="preserve"> VAN = </w:t>
      </w:r>
      <w:proofErr w:type="gramStart"/>
      <w:r w:rsidRPr="000A5746">
        <w:rPr>
          <w:lang w:val="fr-CM" w:eastAsia="fr-FR"/>
        </w:rPr>
        <w:t>Σ(</w:t>
      </w:r>
      <w:proofErr w:type="gramEnd"/>
      <w:r w:rsidRPr="000A5746">
        <w:rPr>
          <w:lang w:val="fr-CM" w:eastAsia="fr-FR"/>
        </w:rPr>
        <w:t>flux actualisés) − CAPEX initial.</w:t>
      </w:r>
    </w:p>
    <w:p w14:paraId="1993A08E" w14:textId="468F7E88" w:rsidR="000A5746" w:rsidRPr="00BB44B6" w:rsidRDefault="00BB44B6" w:rsidP="00BB44B6">
      <w:pPr>
        <w:numPr>
          <w:ilvl w:val="0"/>
          <w:numId w:val="109"/>
        </w:numPr>
        <w:rPr>
          <w:lang w:val="fr-CM" w:eastAsia="fr-FR"/>
        </w:rPr>
      </w:pPr>
      <w:r>
        <w:rPr>
          <w:lang w:val="fr-CM" w:eastAsia="fr-FR"/>
        </w:rPr>
        <w:t xml:space="preserve">Gestion des cas </w:t>
      </w:r>
      <w:proofErr w:type="spellStart"/>
      <w:r>
        <w:rPr>
          <w:lang w:val="fr-CM" w:eastAsia="fr-FR"/>
        </w:rPr>
        <w:t>extremes</w:t>
      </w:r>
      <w:proofErr w:type="spellEnd"/>
      <w:r>
        <w:rPr>
          <w:lang w:val="fr-CM" w:eastAsia="fr-FR"/>
        </w:rPr>
        <w:t> :</w:t>
      </w:r>
      <w:r w:rsidR="00566B62">
        <w:rPr>
          <w:lang w:val="fr-CM" w:eastAsia="fr-FR"/>
        </w:rPr>
        <w:t xml:space="preserve"> par exemple, si la variable</w:t>
      </w:r>
      <w:r>
        <w:rPr>
          <w:lang w:val="fr-CM" w:eastAsia="fr-FR"/>
        </w:rPr>
        <w:t xml:space="preserve"> </w:t>
      </w:r>
      <w:r w:rsidR="000A5746" w:rsidRPr="00BB44B6">
        <w:rPr>
          <w:lang w:val="fr-CM" w:eastAsia="fr-FR"/>
        </w:rPr>
        <w:t>Durée = 0</w:t>
      </w:r>
      <w:r w:rsidR="001F2BA7">
        <w:rPr>
          <w:lang w:val="fr-CM" w:eastAsia="fr-FR"/>
        </w:rPr>
        <w:t xml:space="preserve"> alors on retourne des</w:t>
      </w:r>
      <w:r w:rsidR="000A5746" w:rsidRPr="00BB44B6">
        <w:rPr>
          <w:lang w:val="fr-CM" w:eastAsia="fr-FR"/>
        </w:rPr>
        <w:t xml:space="preserve"> listes </w:t>
      </w:r>
      <w:r w:rsidR="001F2BA7">
        <w:rPr>
          <w:lang w:val="fr-CM" w:eastAsia="fr-FR"/>
        </w:rPr>
        <w:t>de valeurs pour graphes</w:t>
      </w:r>
      <w:r w:rsidR="00BE3780">
        <w:rPr>
          <w:lang w:val="fr-CM" w:eastAsia="fr-FR"/>
        </w:rPr>
        <w:t xml:space="preserve"> </w:t>
      </w:r>
      <w:r w:rsidR="000A5746" w:rsidRPr="00BB44B6">
        <w:rPr>
          <w:lang w:val="fr-CM" w:eastAsia="fr-FR"/>
        </w:rPr>
        <w:t>vides</w:t>
      </w:r>
      <w:r w:rsidR="001F2BA7">
        <w:rPr>
          <w:lang w:val="fr-CM" w:eastAsia="fr-FR"/>
        </w:rPr>
        <w:t xml:space="preserve"> </w:t>
      </w:r>
      <w:r w:rsidR="00BE3780">
        <w:rPr>
          <w:lang w:val="fr-CM" w:eastAsia="fr-FR"/>
        </w:rPr>
        <w:t>et on n’exécute pas les fonctions d’affichage de graphe.</w:t>
      </w:r>
    </w:p>
    <w:p w14:paraId="130AD597" w14:textId="19E2A6C5" w:rsidR="000A5746" w:rsidRPr="00B32402" w:rsidRDefault="000A5746" w:rsidP="00B32402">
      <w:pPr>
        <w:numPr>
          <w:ilvl w:val="0"/>
          <w:numId w:val="109"/>
        </w:numPr>
        <w:rPr>
          <w:lang w:val="fr-CM" w:eastAsia="fr-FR"/>
        </w:rPr>
      </w:pPr>
      <w:r w:rsidRPr="000A5746">
        <w:rPr>
          <w:lang w:val="fr-CM" w:eastAsia="fr-FR"/>
        </w:rPr>
        <w:t>Séparation présentation/calcul</w:t>
      </w:r>
      <w:r w:rsidR="00B32402">
        <w:rPr>
          <w:lang w:val="fr-CM" w:eastAsia="fr-FR"/>
        </w:rPr>
        <w:t> : On a du c</w:t>
      </w:r>
      <w:r w:rsidRPr="00B32402">
        <w:rPr>
          <w:lang w:val="fr-CM" w:eastAsia="fr-FR"/>
        </w:rPr>
        <w:t>alcul pur en service (sans UI), graphes produits ensuite à partir des séries pour testabilité.</w:t>
      </w:r>
    </w:p>
    <w:p w14:paraId="1083D792" w14:textId="006AE273" w:rsidR="000A5746" w:rsidRPr="000A5746" w:rsidRDefault="000A5746" w:rsidP="00350744">
      <w:pPr>
        <w:numPr>
          <w:ilvl w:val="0"/>
          <w:numId w:val="109"/>
        </w:numPr>
        <w:rPr>
          <w:lang w:val="fr-CM" w:eastAsia="fr-FR"/>
        </w:rPr>
      </w:pPr>
      <w:r w:rsidRPr="000A5746">
        <w:rPr>
          <w:lang w:val="fr-CM" w:eastAsia="fr-FR"/>
        </w:rPr>
        <w:t>Performance</w:t>
      </w:r>
      <w:r w:rsidR="00350744">
        <w:rPr>
          <w:lang w:val="fr-CM" w:eastAsia="fr-FR"/>
        </w:rPr>
        <w:t xml:space="preserve">s : On </w:t>
      </w:r>
      <w:r w:rsidRPr="000A5746">
        <w:rPr>
          <w:lang w:val="fr-CM" w:eastAsia="fr-FR"/>
        </w:rPr>
        <w:t>ne</w:t>
      </w:r>
      <w:r w:rsidR="00350744">
        <w:rPr>
          <w:lang w:val="fr-CM" w:eastAsia="fr-FR"/>
        </w:rPr>
        <w:t xml:space="preserve"> </w:t>
      </w:r>
      <w:proofErr w:type="spellStart"/>
      <w:r w:rsidRPr="000A5746">
        <w:rPr>
          <w:lang w:val="fr-CM" w:eastAsia="fr-FR"/>
        </w:rPr>
        <w:t>regénére</w:t>
      </w:r>
      <w:proofErr w:type="spellEnd"/>
      <w:r w:rsidR="00350744">
        <w:rPr>
          <w:lang w:val="fr-CM" w:eastAsia="fr-FR"/>
        </w:rPr>
        <w:t xml:space="preserve"> pas</w:t>
      </w:r>
      <w:r w:rsidRPr="000A5746">
        <w:rPr>
          <w:lang w:val="fr-CM" w:eastAsia="fr-FR"/>
        </w:rPr>
        <w:t xml:space="preserve"> les </w:t>
      </w:r>
      <w:r w:rsidR="00623674">
        <w:rPr>
          <w:lang w:val="fr-CM" w:eastAsia="fr-FR"/>
        </w:rPr>
        <w:t>données permettant de tracer les graphes</w:t>
      </w:r>
      <w:r w:rsidRPr="000A5746">
        <w:rPr>
          <w:lang w:val="fr-CM" w:eastAsia="fr-FR"/>
        </w:rPr>
        <w:t xml:space="preserve"> si les paramètres n’ont pas changé.</w:t>
      </w:r>
      <w:r w:rsidR="00B67200">
        <w:rPr>
          <w:lang w:val="fr-CM" w:eastAsia="fr-FR"/>
        </w:rPr>
        <w:t xml:space="preserve"> Lors de chaque export </w:t>
      </w:r>
      <w:r w:rsidR="006401D9">
        <w:rPr>
          <w:lang w:val="fr-CM" w:eastAsia="fr-FR"/>
        </w:rPr>
        <w:t>de rapport</w:t>
      </w:r>
      <w:r w:rsidR="005829D9">
        <w:rPr>
          <w:lang w:val="fr-CM" w:eastAsia="fr-FR"/>
        </w:rPr>
        <w:t>,</w:t>
      </w:r>
      <w:r w:rsidR="006401D9">
        <w:rPr>
          <w:lang w:val="fr-CM" w:eastAsia="fr-FR"/>
        </w:rPr>
        <w:t xml:space="preserve"> </w:t>
      </w:r>
      <w:r w:rsidR="00B67200">
        <w:rPr>
          <w:lang w:val="fr-CM" w:eastAsia="fr-FR"/>
        </w:rPr>
        <w:t>o</w:t>
      </w:r>
      <w:r w:rsidR="006401D9">
        <w:rPr>
          <w:lang w:val="fr-CM" w:eastAsia="fr-FR"/>
        </w:rPr>
        <w:t xml:space="preserve">n utilise juste les données </w:t>
      </w:r>
      <w:r w:rsidR="00FA09DD">
        <w:rPr>
          <w:lang w:val="fr-CM" w:eastAsia="fr-FR"/>
        </w:rPr>
        <w:t>stock</w:t>
      </w:r>
      <w:r w:rsidR="002A5DD6">
        <w:rPr>
          <w:lang w:val="fr-CM" w:eastAsia="fr-FR"/>
        </w:rPr>
        <w:t>ées</w:t>
      </w:r>
      <w:r w:rsidR="00FA09DD">
        <w:rPr>
          <w:lang w:val="fr-CM" w:eastAsia="fr-FR"/>
        </w:rPr>
        <w:t xml:space="preserve"> dans </w:t>
      </w:r>
      <w:r w:rsidR="002A5DD6">
        <w:rPr>
          <w:lang w:val="fr-CM" w:eastAsia="fr-FR"/>
        </w:rPr>
        <w:t>un</w:t>
      </w:r>
      <w:r w:rsidR="00FA09DD">
        <w:rPr>
          <w:lang w:val="fr-CM" w:eastAsia="fr-FR"/>
        </w:rPr>
        <w:t xml:space="preserve"> objet</w:t>
      </w:r>
      <w:r w:rsidR="002A5DD6">
        <w:rPr>
          <w:lang w:val="fr-CM" w:eastAsia="fr-FR"/>
        </w:rPr>
        <w:t xml:space="preserve"> </w:t>
      </w:r>
      <w:r w:rsidR="00B55048">
        <w:rPr>
          <w:lang w:val="fr-CM" w:eastAsia="fr-FR"/>
        </w:rPr>
        <w:t>de type « </w:t>
      </w:r>
      <w:proofErr w:type="spellStart"/>
      <w:r w:rsidR="00B55048">
        <w:rPr>
          <w:lang w:val="fr-CM" w:eastAsia="fr-FR"/>
        </w:rPr>
        <w:t>FianancialResult</w:t>
      </w:r>
      <w:proofErr w:type="spellEnd"/>
      <w:r w:rsidR="00B55048">
        <w:rPr>
          <w:lang w:val="fr-CM" w:eastAsia="fr-FR"/>
        </w:rPr>
        <w:tab/>
        <w:t>»</w:t>
      </w:r>
      <w:r w:rsidR="00FA09DD">
        <w:rPr>
          <w:lang w:val="fr-CM" w:eastAsia="fr-FR"/>
        </w:rPr>
        <w:t xml:space="preserve"> </w:t>
      </w:r>
      <w:r w:rsidR="00E733D1">
        <w:rPr>
          <w:lang w:val="fr-CM" w:eastAsia="fr-FR"/>
        </w:rPr>
        <w:t>sans refaire les calculs à chaque fois.</w:t>
      </w:r>
    </w:p>
    <w:p w14:paraId="2EDA0054" w14:textId="77777777" w:rsidR="000A5746" w:rsidRPr="000A5746" w:rsidRDefault="000A5746" w:rsidP="000A5746">
      <w:pPr>
        <w:rPr>
          <w:lang w:eastAsia="fr-FR"/>
        </w:rPr>
      </w:pPr>
    </w:p>
    <w:p w14:paraId="6A51A6C5" w14:textId="4C0964E5" w:rsidR="00CA2395" w:rsidRDefault="00CA2395" w:rsidP="00CA2395">
      <w:pPr>
        <w:pStyle w:val="Titre3"/>
      </w:pPr>
      <w:bookmarkStart w:id="35" w:name="_Toc210558652"/>
      <w:r>
        <w:lastRenderedPageBreak/>
        <w:t>IV.3.3. Cas d’utilisation : Exporter en PDF/CSV</w:t>
      </w:r>
      <w:bookmarkEnd w:id="35"/>
    </w:p>
    <w:p w14:paraId="1D3DE9BE" w14:textId="764F4C25" w:rsidR="004D782E" w:rsidRPr="004D782E" w:rsidRDefault="004D782E" w:rsidP="004D782E">
      <w:pPr>
        <w:rPr>
          <w:lang w:eastAsia="fr-FR"/>
        </w:rPr>
      </w:pPr>
      <w:r w:rsidRPr="004D782E">
        <w:rPr>
          <w:noProof/>
          <w:lang w:eastAsia="fr-FR"/>
        </w:rPr>
        <w:drawing>
          <wp:inline distT="0" distB="0" distL="0" distR="0" wp14:anchorId="5B292E16" wp14:editId="2BB42615">
            <wp:extent cx="5760720" cy="2848610"/>
            <wp:effectExtent l="0" t="0" r="0" b="8890"/>
            <wp:docPr id="1543737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37499" name=""/>
                    <pic:cNvPicPr/>
                  </pic:nvPicPr>
                  <pic:blipFill>
                    <a:blip r:embed="rId18"/>
                    <a:stretch>
                      <a:fillRect/>
                    </a:stretch>
                  </pic:blipFill>
                  <pic:spPr>
                    <a:xfrm>
                      <a:off x="0" y="0"/>
                      <a:ext cx="5760720" cy="2848610"/>
                    </a:xfrm>
                    <a:prstGeom prst="rect">
                      <a:avLst/>
                    </a:prstGeom>
                  </pic:spPr>
                </pic:pic>
              </a:graphicData>
            </a:graphic>
          </wp:inline>
        </w:drawing>
      </w:r>
    </w:p>
    <w:p w14:paraId="1D5478C6" w14:textId="5ADE22C4" w:rsidR="00BF75F4" w:rsidRDefault="00877351" w:rsidP="00877351">
      <w:pPr>
        <w:rPr>
          <w:lang w:val="fr-CM"/>
        </w:rPr>
      </w:pPr>
      <w:r>
        <w:rPr>
          <w:lang w:val="fr-CM"/>
        </w:rPr>
        <w:t xml:space="preserve">Comme pour les deux cas d’utilisations précédents, voici </w:t>
      </w:r>
      <w:r w:rsidR="00850734">
        <w:rPr>
          <w:lang w:val="fr-CM"/>
        </w:rPr>
        <w:t xml:space="preserve">quelques particularités d’implémentation que nous voulons soulever pour </w:t>
      </w:r>
      <w:r w:rsidR="00A13CA8">
        <w:rPr>
          <w:lang w:val="fr-CM"/>
        </w:rPr>
        <w:t>l’export de rapport :</w:t>
      </w:r>
    </w:p>
    <w:p w14:paraId="71C788AF" w14:textId="6B32F7AC" w:rsidR="000A5746" w:rsidRPr="00DF7F24" w:rsidRDefault="000A5746" w:rsidP="00DF7F24">
      <w:pPr>
        <w:numPr>
          <w:ilvl w:val="0"/>
          <w:numId w:val="108"/>
        </w:numPr>
        <w:rPr>
          <w:lang w:val="fr-CM"/>
        </w:rPr>
      </w:pPr>
      <w:r w:rsidRPr="000A5746">
        <w:rPr>
          <w:lang w:val="fr-CM"/>
        </w:rPr>
        <w:t xml:space="preserve">Mise en page </w:t>
      </w:r>
      <w:r w:rsidR="00BF75F4">
        <w:rPr>
          <w:lang w:val="fr-CM"/>
        </w:rPr>
        <w:t>uniforme pour tous les types de PV avec une</w:t>
      </w:r>
      <w:r w:rsidRPr="00DF7F24">
        <w:rPr>
          <w:lang w:val="fr-CM"/>
        </w:rPr>
        <w:t xml:space="preserve"> pagination automatique</w:t>
      </w:r>
      <w:r w:rsidR="00BF75F4">
        <w:rPr>
          <w:lang w:val="fr-CM"/>
        </w:rPr>
        <w:t xml:space="preserve"> au format</w:t>
      </w:r>
      <w:r w:rsidRPr="00DF7F24">
        <w:rPr>
          <w:lang w:val="fr-CM"/>
        </w:rPr>
        <w:t xml:space="preserve"> “Page X/Y”.</w:t>
      </w:r>
    </w:p>
    <w:p w14:paraId="688D5A0E" w14:textId="57587F4E" w:rsidR="000A5746" w:rsidRPr="00AB08A2" w:rsidRDefault="000A5746" w:rsidP="00AB08A2">
      <w:pPr>
        <w:numPr>
          <w:ilvl w:val="0"/>
          <w:numId w:val="108"/>
        </w:numPr>
        <w:rPr>
          <w:lang w:val="fr-CM"/>
        </w:rPr>
      </w:pPr>
      <w:r w:rsidRPr="000A5746">
        <w:rPr>
          <w:lang w:val="fr-CM"/>
        </w:rPr>
        <w:t>Graphes</w:t>
      </w:r>
      <w:r w:rsidR="00AB08A2">
        <w:rPr>
          <w:lang w:val="fr-CM"/>
        </w:rPr>
        <w:t xml:space="preserve"> : </w:t>
      </w:r>
      <w:r w:rsidRPr="00AB08A2">
        <w:rPr>
          <w:lang w:val="fr-CM"/>
        </w:rPr>
        <w:t xml:space="preserve">Rendu </w:t>
      </w:r>
      <w:proofErr w:type="spellStart"/>
      <w:r w:rsidRPr="00AB08A2">
        <w:rPr>
          <w:lang w:val="fr-CM"/>
        </w:rPr>
        <w:t>XChart</w:t>
      </w:r>
      <w:proofErr w:type="spellEnd"/>
      <w:r w:rsidRPr="00AB08A2">
        <w:rPr>
          <w:lang w:val="fr-CM"/>
        </w:rPr>
        <w:t xml:space="preserve"> en </w:t>
      </w:r>
      <w:proofErr w:type="gramStart"/>
      <w:r w:rsidRPr="00AB08A2">
        <w:rPr>
          <w:lang w:val="fr-CM"/>
        </w:rPr>
        <w:t>images;</w:t>
      </w:r>
      <w:proofErr w:type="gramEnd"/>
      <w:r w:rsidRPr="00AB08A2">
        <w:rPr>
          <w:lang w:val="fr-CM"/>
        </w:rPr>
        <w:t xml:space="preserve"> garantir que </w:t>
      </w:r>
      <w:proofErr w:type="gramStart"/>
      <w:r w:rsidRPr="00AB08A2">
        <w:rPr>
          <w:lang w:val="fr-CM"/>
        </w:rPr>
        <w:t>la</w:t>
      </w:r>
      <w:proofErr w:type="gramEnd"/>
      <w:r w:rsidRPr="00AB08A2">
        <w:rPr>
          <w:lang w:val="fr-CM"/>
        </w:rPr>
        <w:t xml:space="preserve"> création/MAJ des charts se fait sur l’EDT (</w:t>
      </w:r>
      <w:proofErr w:type="spellStart"/>
      <w:r w:rsidRPr="00AB08A2">
        <w:rPr>
          <w:lang w:val="fr-CM"/>
        </w:rPr>
        <w:t>invokeAndWait</w:t>
      </w:r>
      <w:proofErr w:type="spellEnd"/>
      <w:r w:rsidRPr="00AB08A2">
        <w:rPr>
          <w:lang w:val="fr-CM"/>
        </w:rPr>
        <w:t xml:space="preserve">) avant </w:t>
      </w:r>
      <w:proofErr w:type="gramStart"/>
      <w:r w:rsidRPr="00AB08A2">
        <w:rPr>
          <w:lang w:val="fr-CM"/>
        </w:rPr>
        <w:t>export;</w:t>
      </w:r>
      <w:proofErr w:type="gramEnd"/>
      <w:r w:rsidRPr="00AB08A2">
        <w:rPr>
          <w:lang w:val="fr-CM"/>
        </w:rPr>
        <w:t xml:space="preserve"> tailles fixes (éviter débordements).</w:t>
      </w:r>
    </w:p>
    <w:p w14:paraId="42173154" w14:textId="212008CA" w:rsidR="000A5746" w:rsidRPr="001A3838" w:rsidRDefault="001A3838" w:rsidP="001A3838">
      <w:pPr>
        <w:numPr>
          <w:ilvl w:val="0"/>
          <w:numId w:val="108"/>
        </w:numPr>
        <w:rPr>
          <w:lang w:val="fr-CM"/>
        </w:rPr>
      </w:pPr>
      <w:r>
        <w:rPr>
          <w:lang w:val="fr-CM"/>
        </w:rPr>
        <w:t>E</w:t>
      </w:r>
      <w:r w:rsidR="000A5746" w:rsidRPr="000A5746">
        <w:rPr>
          <w:lang w:val="fr-CM"/>
        </w:rPr>
        <w:t>ncodage</w:t>
      </w:r>
      <w:r>
        <w:rPr>
          <w:lang w:val="fr-CM"/>
        </w:rPr>
        <w:t xml:space="preserve"> : </w:t>
      </w:r>
      <w:r w:rsidR="000A5746" w:rsidRPr="001A3838">
        <w:rPr>
          <w:lang w:val="fr-CM"/>
        </w:rPr>
        <w:t xml:space="preserve">CSV en UTF-8, séparateur </w:t>
      </w:r>
      <w:proofErr w:type="gramStart"/>
      <w:r w:rsidR="000A5746" w:rsidRPr="001A3838">
        <w:rPr>
          <w:lang w:val="fr-CM"/>
        </w:rPr>
        <w:t>“;</w:t>
      </w:r>
      <w:proofErr w:type="gramEnd"/>
      <w:r w:rsidR="000A5746" w:rsidRPr="001A3838">
        <w:rPr>
          <w:lang w:val="fr-CM"/>
        </w:rPr>
        <w:t xml:space="preserve">”, </w:t>
      </w:r>
      <w:proofErr w:type="spellStart"/>
      <w:r w:rsidR="000A5746" w:rsidRPr="001A3838">
        <w:rPr>
          <w:lang w:val="fr-CM"/>
        </w:rPr>
        <w:t>quoting</w:t>
      </w:r>
      <w:proofErr w:type="spellEnd"/>
      <w:r w:rsidR="000A5746" w:rsidRPr="001A3838">
        <w:rPr>
          <w:lang w:val="fr-CM"/>
        </w:rPr>
        <w:t xml:space="preserve"> si </w:t>
      </w:r>
      <w:proofErr w:type="gramStart"/>
      <w:r w:rsidR="000A5746" w:rsidRPr="001A3838">
        <w:rPr>
          <w:lang w:val="fr-CM"/>
        </w:rPr>
        <w:t>nécessaire;</w:t>
      </w:r>
      <w:proofErr w:type="gramEnd"/>
      <w:r w:rsidR="000A5746" w:rsidRPr="001A3838">
        <w:rPr>
          <w:lang w:val="fr-CM"/>
        </w:rPr>
        <w:t xml:space="preserve"> </w:t>
      </w:r>
    </w:p>
    <w:p w14:paraId="4A8BD28D" w14:textId="4974EC98" w:rsidR="000A5746" w:rsidRPr="0071099A" w:rsidRDefault="001A3838" w:rsidP="0071099A">
      <w:pPr>
        <w:numPr>
          <w:ilvl w:val="0"/>
          <w:numId w:val="108"/>
        </w:numPr>
        <w:rPr>
          <w:lang w:val="fr-CM"/>
        </w:rPr>
      </w:pPr>
      <w:r>
        <w:rPr>
          <w:lang w:val="fr-CM"/>
        </w:rPr>
        <w:t xml:space="preserve">Gestion des </w:t>
      </w:r>
      <w:r w:rsidR="000A5746" w:rsidRPr="000A5746">
        <w:rPr>
          <w:lang w:val="fr-CM"/>
        </w:rPr>
        <w:t>Colonnes optionnelles</w:t>
      </w:r>
      <w:r w:rsidR="0071099A">
        <w:rPr>
          <w:lang w:val="fr-CM"/>
        </w:rPr>
        <w:t> : la colonne « </w:t>
      </w:r>
      <w:r w:rsidR="000A5746" w:rsidRPr="0071099A">
        <w:rPr>
          <w:lang w:val="fr-CM"/>
        </w:rPr>
        <w:t>Irradiation</w:t>
      </w:r>
      <w:r w:rsidR="0071099A">
        <w:rPr>
          <w:lang w:val="fr-CM"/>
        </w:rPr>
        <w:t> » est</w:t>
      </w:r>
      <w:r w:rsidR="000A5746" w:rsidRPr="0071099A">
        <w:rPr>
          <w:lang w:val="fr-CM"/>
        </w:rPr>
        <w:t xml:space="preserve"> affichée uniquement si </w:t>
      </w:r>
      <w:r w:rsidR="0071099A">
        <w:rPr>
          <w:lang w:val="fr-CM"/>
        </w:rPr>
        <w:t xml:space="preserve">elle est </w:t>
      </w:r>
      <w:r w:rsidR="000A5746" w:rsidRPr="0071099A">
        <w:rPr>
          <w:lang w:val="fr-CM"/>
        </w:rPr>
        <w:t xml:space="preserve">présente et alignée en </w:t>
      </w:r>
      <w:proofErr w:type="gramStart"/>
      <w:r w:rsidR="000A5746" w:rsidRPr="0071099A">
        <w:rPr>
          <w:lang w:val="fr-CM"/>
        </w:rPr>
        <w:t>taille;</w:t>
      </w:r>
      <w:proofErr w:type="gramEnd"/>
      <w:r w:rsidR="000A5746" w:rsidRPr="0071099A">
        <w:rPr>
          <w:lang w:val="fr-CM"/>
        </w:rPr>
        <w:t xml:space="preserve"> sinon</w:t>
      </w:r>
      <w:r w:rsidR="00E13BDB">
        <w:rPr>
          <w:lang w:val="fr-CM"/>
        </w:rPr>
        <w:t xml:space="preserve"> on</w:t>
      </w:r>
      <w:r w:rsidR="000A5746" w:rsidRPr="0071099A">
        <w:rPr>
          <w:lang w:val="fr-CM"/>
        </w:rPr>
        <w:t xml:space="preserve"> masque la colonne.</w:t>
      </w:r>
    </w:p>
    <w:p w14:paraId="731C15BB" w14:textId="4DFD4496" w:rsidR="000A5746" w:rsidRPr="00EA26D1" w:rsidRDefault="000A5746" w:rsidP="00EA26D1">
      <w:pPr>
        <w:numPr>
          <w:ilvl w:val="0"/>
          <w:numId w:val="108"/>
        </w:numPr>
        <w:rPr>
          <w:lang w:val="fr-CM"/>
        </w:rPr>
      </w:pPr>
      <w:r w:rsidRPr="000A5746">
        <w:rPr>
          <w:lang w:val="fr-CM"/>
        </w:rPr>
        <w:t>Sécurité</w:t>
      </w:r>
      <w:r w:rsidR="00EA26D1">
        <w:rPr>
          <w:lang w:val="fr-CM"/>
        </w:rPr>
        <w:t xml:space="preserve"> : </w:t>
      </w:r>
      <w:r w:rsidRPr="00EA26D1">
        <w:rPr>
          <w:lang w:val="fr-CM"/>
        </w:rPr>
        <w:t>Assainir le nom de fichier (pas d</w:t>
      </w:r>
      <w:proofErr w:type="gramStart"/>
      <w:r w:rsidRPr="00EA26D1">
        <w:rPr>
          <w:lang w:val="fr-CM"/>
        </w:rPr>
        <w:t>’..</w:t>
      </w:r>
      <w:proofErr w:type="gramEnd"/>
      <w:r w:rsidRPr="00EA26D1">
        <w:rPr>
          <w:lang w:val="fr-CM"/>
        </w:rPr>
        <w:t>/, pas de caractères interdits).</w:t>
      </w:r>
    </w:p>
    <w:p w14:paraId="14D74459" w14:textId="3734E69D" w:rsidR="000A5746" w:rsidRPr="00B54BA7" w:rsidRDefault="000A5746" w:rsidP="00B54BA7">
      <w:pPr>
        <w:numPr>
          <w:ilvl w:val="0"/>
          <w:numId w:val="108"/>
        </w:numPr>
        <w:rPr>
          <w:lang w:val="fr-CM"/>
        </w:rPr>
      </w:pPr>
      <w:r w:rsidRPr="000A5746">
        <w:rPr>
          <w:lang w:val="fr-CM"/>
        </w:rPr>
        <w:t>Erreurs maîtrisées</w:t>
      </w:r>
      <w:r w:rsidR="00B54BA7">
        <w:rPr>
          <w:lang w:val="fr-CM"/>
        </w:rPr>
        <w:t> : un c</w:t>
      </w:r>
      <w:r w:rsidRPr="00B54BA7">
        <w:rPr>
          <w:lang w:val="fr-CM"/>
        </w:rPr>
        <w:t xml:space="preserve">ontexte incomplet </w:t>
      </w:r>
      <w:r w:rsidR="00C309E7">
        <w:rPr>
          <w:lang w:val="fr-CM"/>
        </w:rPr>
        <w:t>déclenche un</w:t>
      </w:r>
      <w:r w:rsidRPr="00B54BA7">
        <w:rPr>
          <w:lang w:val="fr-CM"/>
        </w:rPr>
        <w:t xml:space="preserve"> IOException claire</w:t>
      </w:r>
      <w:r w:rsidR="00C309E7">
        <w:rPr>
          <w:lang w:val="fr-CM"/>
        </w:rPr>
        <w:t xml:space="preserve"> et on</w:t>
      </w:r>
      <w:r w:rsidRPr="00B54BA7">
        <w:rPr>
          <w:lang w:val="fr-CM"/>
        </w:rPr>
        <w:t xml:space="preserve"> g</w:t>
      </w:r>
      <w:r w:rsidR="00C309E7">
        <w:rPr>
          <w:lang w:val="fr-CM"/>
        </w:rPr>
        <w:t>ère les</w:t>
      </w:r>
      <w:r w:rsidRPr="00B54BA7">
        <w:rPr>
          <w:lang w:val="fr-CM"/>
        </w:rPr>
        <w:t xml:space="preserve"> accès refusé</w:t>
      </w:r>
      <w:r w:rsidR="00C309E7">
        <w:rPr>
          <w:lang w:val="fr-CM"/>
        </w:rPr>
        <w:t>s</w:t>
      </w:r>
      <w:r w:rsidRPr="00B54BA7">
        <w:rPr>
          <w:lang w:val="fr-CM"/>
        </w:rPr>
        <w:t>/chemin</w:t>
      </w:r>
      <w:r w:rsidR="00C309E7">
        <w:rPr>
          <w:lang w:val="fr-CM"/>
        </w:rPr>
        <w:t>s</w:t>
      </w:r>
      <w:r w:rsidRPr="00B54BA7">
        <w:rPr>
          <w:lang w:val="fr-CM"/>
        </w:rPr>
        <w:t xml:space="preserve"> invalide</w:t>
      </w:r>
      <w:r w:rsidR="00C309E7">
        <w:rPr>
          <w:lang w:val="fr-CM"/>
        </w:rPr>
        <w:t>s</w:t>
      </w:r>
      <w:r w:rsidRPr="00B54BA7">
        <w:rPr>
          <w:lang w:val="fr-CM"/>
        </w:rPr>
        <w:t>.</w:t>
      </w:r>
    </w:p>
    <w:p w14:paraId="6936780B" w14:textId="0D041A21" w:rsidR="001D521A" w:rsidRPr="00A13CA8" w:rsidRDefault="000A5746" w:rsidP="001D521A">
      <w:pPr>
        <w:numPr>
          <w:ilvl w:val="0"/>
          <w:numId w:val="108"/>
        </w:numPr>
        <w:rPr>
          <w:lang w:val="fr-CM"/>
        </w:rPr>
      </w:pPr>
      <w:r w:rsidRPr="000A5746">
        <w:rPr>
          <w:lang w:val="fr-CM"/>
        </w:rPr>
        <w:t>Asynchronisme</w:t>
      </w:r>
      <w:r w:rsidR="00FD3C33">
        <w:rPr>
          <w:lang w:val="fr-CM"/>
        </w:rPr>
        <w:t xml:space="preserve"> : </w:t>
      </w:r>
      <w:r w:rsidR="00F54186">
        <w:rPr>
          <w:lang w:val="fr-CM"/>
        </w:rPr>
        <w:t>l’e</w:t>
      </w:r>
      <w:r w:rsidRPr="00FD3C33">
        <w:rPr>
          <w:lang w:val="fr-CM"/>
        </w:rPr>
        <w:t xml:space="preserve">xport </w:t>
      </w:r>
      <w:r w:rsidR="00F54186">
        <w:rPr>
          <w:lang w:val="fr-CM"/>
        </w:rPr>
        <w:t xml:space="preserve">se fait </w:t>
      </w:r>
      <w:r w:rsidRPr="00FD3C33">
        <w:rPr>
          <w:lang w:val="fr-CM"/>
        </w:rPr>
        <w:t>en</w:t>
      </w:r>
      <w:r w:rsidR="00F54186">
        <w:rPr>
          <w:lang w:val="fr-CM"/>
        </w:rPr>
        <w:t xml:space="preserve"> </w:t>
      </w:r>
      <w:proofErr w:type="spellStart"/>
      <w:r w:rsidR="00F54186">
        <w:rPr>
          <w:lang w:val="fr-CM"/>
        </w:rPr>
        <w:t>arrière plan</w:t>
      </w:r>
      <w:proofErr w:type="spellEnd"/>
      <w:r w:rsidR="00F54186">
        <w:rPr>
          <w:lang w:val="fr-CM"/>
        </w:rPr>
        <w:t xml:space="preserve"> avec</w:t>
      </w:r>
      <w:r w:rsidRPr="00FD3C33">
        <w:rPr>
          <w:lang w:val="fr-CM"/>
        </w:rPr>
        <w:t xml:space="preserve"> </w:t>
      </w:r>
      <w:proofErr w:type="spellStart"/>
      <w:r w:rsidRPr="00FD3C33">
        <w:rPr>
          <w:lang w:val="fr-CM"/>
        </w:rPr>
        <w:t>SwingWorker</w:t>
      </w:r>
      <w:proofErr w:type="spellEnd"/>
      <w:r w:rsidR="00F54186">
        <w:rPr>
          <w:lang w:val="fr-CM"/>
        </w:rPr>
        <w:t>.</w:t>
      </w:r>
    </w:p>
    <w:p w14:paraId="045250C0" w14:textId="77777777" w:rsidR="00A35707" w:rsidRPr="00A35707" w:rsidRDefault="00A35707" w:rsidP="00A35707">
      <w:pPr>
        <w:rPr>
          <w:lang w:eastAsia="fr-FR"/>
        </w:rPr>
      </w:pPr>
    </w:p>
    <w:p w14:paraId="20A0C6DF" w14:textId="3822B2F2" w:rsidR="00A35707" w:rsidRDefault="00A35707" w:rsidP="00A35707">
      <w:pPr>
        <w:pStyle w:val="Titre1"/>
      </w:pPr>
      <w:bookmarkStart w:id="36" w:name="_Toc210558653"/>
      <w:r>
        <w:t>CHAPITRE V : TEST ET METRIQ</w:t>
      </w:r>
      <w:r w:rsidR="001D521A">
        <w:t>U</w:t>
      </w:r>
      <w:r>
        <w:t>E D’EVALUATION DE LA SOLUTION</w:t>
      </w:r>
      <w:bookmarkEnd w:id="36"/>
    </w:p>
    <w:p w14:paraId="462BB7AF" w14:textId="77777777" w:rsidR="00A13CA8" w:rsidRDefault="00A13CA8" w:rsidP="00A13CA8">
      <w:pPr>
        <w:rPr>
          <w:b/>
          <w:bCs/>
          <w:lang w:val="fr-CM"/>
        </w:rPr>
      </w:pPr>
      <w:r w:rsidRPr="00A13CA8">
        <w:rPr>
          <w:b/>
          <w:bCs/>
          <w:lang w:val="fr-CM"/>
        </w:rPr>
        <w:t>Stratégie de test (pyramide)</w:t>
      </w:r>
    </w:p>
    <w:p w14:paraId="21BC55DB" w14:textId="396C505F" w:rsidR="00D12836" w:rsidRPr="00D12836" w:rsidRDefault="00D12836" w:rsidP="00A13CA8">
      <w:pPr>
        <w:rPr>
          <w:lang w:val="fr-CM"/>
        </w:rPr>
      </w:pPr>
      <w:r>
        <w:rPr>
          <w:b/>
          <w:bCs/>
          <w:lang w:val="fr-CM"/>
        </w:rPr>
        <w:t xml:space="preserve">Afin d’effectuer nos tests, nous avons utilisé comme données des </w:t>
      </w:r>
      <w:r w:rsidRPr="00A13CA8">
        <w:rPr>
          <w:lang w:val="fr-CM"/>
        </w:rPr>
        <w:t>fixtures JSON locales (</w:t>
      </w:r>
      <w:proofErr w:type="spellStart"/>
      <w:r w:rsidRPr="00A13CA8">
        <w:rPr>
          <w:lang w:val="fr-CM"/>
        </w:rPr>
        <w:t>PVcalc</w:t>
      </w:r>
      <w:proofErr w:type="spellEnd"/>
      <w:r w:rsidRPr="00A13CA8">
        <w:rPr>
          <w:lang w:val="fr-CM"/>
        </w:rPr>
        <w:t xml:space="preserve"> variants), inputs financiers déterministes.</w:t>
      </w:r>
      <w:r>
        <w:rPr>
          <w:lang w:val="fr-CM"/>
        </w:rPr>
        <w:t xml:space="preserve"> De plus, tous les tests effectués sont </w:t>
      </w:r>
      <w:proofErr w:type="spellStart"/>
      <w:proofErr w:type="gramStart"/>
      <w:r>
        <w:rPr>
          <w:lang w:val="fr-CM"/>
        </w:rPr>
        <w:t>headless</w:t>
      </w:r>
      <w:proofErr w:type="spellEnd"/>
      <w:r>
        <w:rPr>
          <w:lang w:val="fr-CM"/>
        </w:rPr>
        <w:t>(</w:t>
      </w:r>
      <w:proofErr w:type="spellStart"/>
      <w:proofErr w:type="gramEnd"/>
      <w:r>
        <w:rPr>
          <w:lang w:val="fr-CM"/>
        </w:rPr>
        <w:t>éxécution</w:t>
      </w:r>
      <w:proofErr w:type="spellEnd"/>
      <w:r>
        <w:rPr>
          <w:lang w:val="fr-CM"/>
        </w:rPr>
        <w:t xml:space="preserve"> sans affichage). Nous avons </w:t>
      </w:r>
      <w:proofErr w:type="gramStart"/>
      <w:r>
        <w:rPr>
          <w:lang w:val="fr-CM"/>
        </w:rPr>
        <w:t>divisés</w:t>
      </w:r>
      <w:proofErr w:type="gramEnd"/>
      <w:r>
        <w:rPr>
          <w:lang w:val="fr-CM"/>
        </w:rPr>
        <w:t xml:space="preserve"> nos tests en 3 grandes familles de test :</w:t>
      </w:r>
    </w:p>
    <w:p w14:paraId="65355E9E" w14:textId="30FFEE5D" w:rsidR="00A13CA8" w:rsidRPr="00A13CA8" w:rsidRDefault="00215B81" w:rsidP="007F7DA9">
      <w:pPr>
        <w:numPr>
          <w:ilvl w:val="0"/>
          <w:numId w:val="112"/>
        </w:numPr>
        <w:rPr>
          <w:lang w:val="fr-CM"/>
        </w:rPr>
      </w:pPr>
      <w:r>
        <w:rPr>
          <w:lang w:val="fr-CM"/>
        </w:rPr>
        <w:t xml:space="preserve">Les </w:t>
      </w:r>
      <w:r w:rsidR="00A13CA8" w:rsidRPr="00A13CA8">
        <w:rPr>
          <w:lang w:val="fr-CM"/>
        </w:rPr>
        <w:t>Tests unitaires</w:t>
      </w:r>
      <w:r>
        <w:rPr>
          <w:lang w:val="fr-CM"/>
        </w:rPr>
        <w:t xml:space="preserve"> concernent principal</w:t>
      </w:r>
      <w:r w:rsidR="00CF60A3">
        <w:rPr>
          <w:lang w:val="fr-CM"/>
        </w:rPr>
        <w:t>e</w:t>
      </w:r>
      <w:r>
        <w:rPr>
          <w:lang w:val="fr-CM"/>
        </w:rPr>
        <w:t>ment</w:t>
      </w:r>
      <w:r w:rsidR="00CF60A3">
        <w:rPr>
          <w:lang w:val="fr-CM"/>
        </w:rPr>
        <w:t xml:space="preserve"> : le </w:t>
      </w:r>
      <w:proofErr w:type="spellStart"/>
      <w:r w:rsidR="00A13CA8" w:rsidRPr="00A13CA8">
        <w:rPr>
          <w:lang w:val="fr-CM"/>
        </w:rPr>
        <w:t>Parser</w:t>
      </w:r>
      <w:proofErr w:type="spellEnd"/>
      <w:r w:rsidR="00A13CA8" w:rsidRPr="00A13CA8">
        <w:rPr>
          <w:lang w:val="fr-CM"/>
        </w:rPr>
        <w:t xml:space="preserve"> PVGIS (variantes de schéma, champs manquants, conversions </w:t>
      </w:r>
      <w:proofErr w:type="spellStart"/>
      <w:r w:rsidR="00A13CA8" w:rsidRPr="00A13CA8">
        <w:rPr>
          <w:lang w:val="fr-CM"/>
        </w:rPr>
        <w:t>E_m→Wh</w:t>
      </w:r>
      <w:proofErr w:type="spellEnd"/>
      <w:r w:rsidR="00A13CA8" w:rsidRPr="00A13CA8">
        <w:rPr>
          <w:lang w:val="fr-CM"/>
        </w:rPr>
        <w:t>/j)</w:t>
      </w:r>
      <w:r w:rsidR="00CF60A3">
        <w:rPr>
          <w:lang w:val="fr-CM"/>
        </w:rPr>
        <w:t> ; le s</w:t>
      </w:r>
      <w:r w:rsidR="00A13CA8" w:rsidRPr="00A13CA8">
        <w:rPr>
          <w:lang w:val="fr-CM"/>
        </w:rPr>
        <w:t>ervice finance (séries, VAN, bornes, arrondis)</w:t>
      </w:r>
      <w:r w:rsidR="00CF60A3">
        <w:rPr>
          <w:lang w:val="fr-CM"/>
        </w:rPr>
        <w:t> ; l’e</w:t>
      </w:r>
      <w:r w:rsidR="00A13CA8" w:rsidRPr="00A13CA8">
        <w:rPr>
          <w:lang w:val="fr-CM"/>
        </w:rPr>
        <w:t>xport (CSV lignes/encodage/points-virgules</w:t>
      </w:r>
      <w:r w:rsidR="00D12836">
        <w:rPr>
          <w:lang w:val="fr-CM"/>
        </w:rPr>
        <w:t xml:space="preserve">, </w:t>
      </w:r>
      <w:proofErr w:type="gramStart"/>
      <w:r w:rsidR="00D12836">
        <w:rPr>
          <w:lang w:val="fr-CM"/>
        </w:rPr>
        <w:t xml:space="preserve">… </w:t>
      </w:r>
      <w:r w:rsidR="00A13CA8" w:rsidRPr="00A13CA8">
        <w:rPr>
          <w:lang w:val="fr-CM"/>
        </w:rPr>
        <w:t>)</w:t>
      </w:r>
      <w:proofErr w:type="gramEnd"/>
      <w:r w:rsidR="007F7DA9">
        <w:rPr>
          <w:lang w:val="fr-CM"/>
        </w:rPr>
        <w:t xml:space="preserve"> et la v</w:t>
      </w:r>
      <w:r w:rsidR="00A13CA8" w:rsidRPr="00A13CA8">
        <w:rPr>
          <w:lang w:val="fr-CM"/>
        </w:rPr>
        <w:t>alidation d’entrée (bornes, types).</w:t>
      </w:r>
    </w:p>
    <w:p w14:paraId="26B5652F" w14:textId="509B1ECE" w:rsidR="00A13CA8" w:rsidRPr="00A13CA8" w:rsidRDefault="007F7DA9" w:rsidP="00320885">
      <w:pPr>
        <w:numPr>
          <w:ilvl w:val="0"/>
          <w:numId w:val="112"/>
        </w:numPr>
        <w:rPr>
          <w:lang w:val="fr-CM"/>
        </w:rPr>
      </w:pPr>
      <w:r>
        <w:rPr>
          <w:lang w:val="fr-CM"/>
        </w:rPr>
        <w:lastRenderedPageBreak/>
        <w:t xml:space="preserve">Les </w:t>
      </w:r>
      <w:r w:rsidR="00A13CA8" w:rsidRPr="00A13CA8">
        <w:rPr>
          <w:lang w:val="fr-CM"/>
        </w:rPr>
        <w:t>Tests d’intégration légers</w:t>
      </w:r>
      <w:r w:rsidR="00320885">
        <w:rPr>
          <w:lang w:val="fr-CM"/>
        </w:rPr>
        <w:t xml:space="preserve"> pour la </w:t>
      </w:r>
      <w:proofErr w:type="spellStart"/>
      <w:r w:rsidR="00320885">
        <w:rPr>
          <w:lang w:val="fr-CM"/>
        </w:rPr>
        <w:t>classe</w:t>
      </w:r>
      <w:r w:rsidR="00A13CA8" w:rsidRPr="00A13CA8">
        <w:rPr>
          <w:lang w:val="fr-CM"/>
        </w:rPr>
        <w:t>PVGISService</w:t>
      </w:r>
      <w:proofErr w:type="spellEnd"/>
      <w:r w:rsidR="00A13CA8" w:rsidRPr="00A13CA8">
        <w:rPr>
          <w:lang w:val="fr-CM"/>
        </w:rPr>
        <w:t xml:space="preserve"> avec client HTTP </w:t>
      </w:r>
      <w:proofErr w:type="spellStart"/>
      <w:r w:rsidR="00A13CA8" w:rsidRPr="00A13CA8">
        <w:rPr>
          <w:lang w:val="fr-CM"/>
        </w:rPr>
        <w:t>mock</w:t>
      </w:r>
      <w:proofErr w:type="spellEnd"/>
      <w:r w:rsidR="00A13CA8" w:rsidRPr="00A13CA8">
        <w:rPr>
          <w:lang w:val="fr-CM"/>
        </w:rPr>
        <w:t xml:space="preserve"> (timeouts, </w:t>
      </w:r>
      <w:proofErr w:type="spellStart"/>
      <w:r w:rsidR="00A13CA8" w:rsidRPr="00A13CA8">
        <w:rPr>
          <w:lang w:val="fr-CM"/>
        </w:rPr>
        <w:t>retry</w:t>
      </w:r>
      <w:proofErr w:type="spellEnd"/>
      <w:r w:rsidR="00A13CA8" w:rsidRPr="00A13CA8">
        <w:rPr>
          <w:lang w:val="fr-CM"/>
        </w:rPr>
        <w:t>)</w:t>
      </w:r>
      <w:r w:rsidR="00320885">
        <w:rPr>
          <w:lang w:val="fr-CM"/>
        </w:rPr>
        <w:t xml:space="preserve"> et les </w:t>
      </w:r>
      <w:r w:rsidR="00A13CA8" w:rsidRPr="00A13CA8">
        <w:rPr>
          <w:lang w:val="fr-CM"/>
        </w:rPr>
        <w:t xml:space="preserve">Contrôleurs : </w:t>
      </w:r>
      <w:proofErr w:type="spellStart"/>
      <w:r w:rsidR="00A13CA8" w:rsidRPr="00A13CA8">
        <w:rPr>
          <w:lang w:val="fr-CM"/>
        </w:rPr>
        <w:t>SwingWorker</w:t>
      </w:r>
      <w:proofErr w:type="spellEnd"/>
      <w:r w:rsidR="00A13CA8" w:rsidRPr="00A13CA8">
        <w:rPr>
          <w:lang w:val="fr-CM"/>
        </w:rPr>
        <w:t xml:space="preserve"> happy-</w:t>
      </w:r>
      <w:proofErr w:type="spellStart"/>
      <w:r w:rsidR="00A13CA8" w:rsidRPr="00A13CA8">
        <w:rPr>
          <w:lang w:val="fr-CM"/>
        </w:rPr>
        <w:t>path</w:t>
      </w:r>
      <w:proofErr w:type="spellEnd"/>
      <w:r w:rsidR="00A13CA8" w:rsidRPr="00A13CA8">
        <w:rPr>
          <w:lang w:val="fr-CM"/>
        </w:rPr>
        <w:t xml:space="preserve"> et erreurs (callbacks EDT).</w:t>
      </w:r>
    </w:p>
    <w:p w14:paraId="102524D9" w14:textId="0955DE6A" w:rsidR="00A13CA8" w:rsidRPr="00A13CA8" w:rsidRDefault="00A13CA8" w:rsidP="006B63DA">
      <w:pPr>
        <w:numPr>
          <w:ilvl w:val="0"/>
          <w:numId w:val="112"/>
        </w:numPr>
        <w:rPr>
          <w:lang w:val="fr-CM"/>
        </w:rPr>
      </w:pPr>
      <w:r w:rsidRPr="00A13CA8">
        <w:rPr>
          <w:lang w:val="fr-CM"/>
        </w:rPr>
        <w:t>Tests UI/End-to-end</w:t>
      </w:r>
      <w:r w:rsidR="006B63DA">
        <w:rPr>
          <w:lang w:val="fr-CM"/>
        </w:rPr>
        <w:t xml:space="preserve"> : </w:t>
      </w:r>
      <w:r w:rsidRPr="00A13CA8">
        <w:rPr>
          <w:lang w:val="fr-CM"/>
        </w:rPr>
        <w:t xml:space="preserve">Sans ouvrir de </w:t>
      </w:r>
      <w:proofErr w:type="gramStart"/>
      <w:r w:rsidRPr="00A13CA8">
        <w:rPr>
          <w:lang w:val="fr-CM"/>
        </w:rPr>
        <w:t>fenêtres:</w:t>
      </w:r>
      <w:proofErr w:type="gramEnd"/>
      <w:r w:rsidRPr="00A13CA8">
        <w:rPr>
          <w:lang w:val="fr-CM"/>
        </w:rPr>
        <w:t xml:space="preserve"> vérif. que les callbacks mettent à jour l’état (labels/flags), </w:t>
      </w:r>
      <w:proofErr w:type="spellStart"/>
      <w:r w:rsidRPr="00A13CA8">
        <w:rPr>
          <w:lang w:val="fr-CM"/>
        </w:rPr>
        <w:t>headless</w:t>
      </w:r>
      <w:proofErr w:type="spellEnd"/>
      <w:r w:rsidRPr="00A13CA8">
        <w:rPr>
          <w:lang w:val="fr-CM"/>
        </w:rPr>
        <w:t>.</w:t>
      </w:r>
    </w:p>
    <w:p w14:paraId="0741EB80" w14:textId="77777777" w:rsidR="00A13CA8" w:rsidRPr="00A13CA8" w:rsidRDefault="00A13CA8" w:rsidP="00A13CA8">
      <w:pPr>
        <w:rPr>
          <w:b/>
          <w:bCs/>
          <w:lang w:val="fr-CM"/>
        </w:rPr>
      </w:pPr>
      <w:r w:rsidRPr="00A13CA8">
        <w:rPr>
          <w:b/>
          <w:bCs/>
          <w:lang w:val="fr-CM"/>
        </w:rPr>
        <w:t>Cas de test clés (exemples concis)</w:t>
      </w:r>
    </w:p>
    <w:p w14:paraId="328471DC" w14:textId="2652CCEE" w:rsidR="00D12836" w:rsidRPr="004A3165" w:rsidRDefault="004A3165" w:rsidP="004A3165">
      <w:pPr>
        <w:numPr>
          <w:ilvl w:val="0"/>
          <w:numId w:val="114"/>
        </w:numPr>
        <w:rPr>
          <w:lang w:val="fr-CM"/>
        </w:rPr>
      </w:pPr>
      <w:r>
        <w:rPr>
          <w:lang w:val="fr-CM"/>
        </w:rPr>
        <w:t xml:space="preserve">Test de </w:t>
      </w:r>
      <w:proofErr w:type="spellStart"/>
      <w:r w:rsidR="00D12836" w:rsidRPr="00D12836">
        <w:rPr>
          <w:lang w:val="fr-CM"/>
        </w:rPr>
        <w:t>PVGISParser</w:t>
      </w:r>
      <w:proofErr w:type="spellEnd"/>
      <w:r>
        <w:rPr>
          <w:lang w:val="fr-CM"/>
        </w:rPr>
        <w:t> :</w:t>
      </w:r>
      <w:r w:rsidR="00D12836" w:rsidRPr="00D12836">
        <w:rPr>
          <w:lang w:val="fr-CM"/>
        </w:rPr>
        <w:t xml:space="preserve"> JSON partiel + normalisation des unités</w:t>
      </w:r>
      <w:r>
        <w:rPr>
          <w:lang w:val="fr-CM"/>
        </w:rPr>
        <w:t xml:space="preserve"> pour </w:t>
      </w:r>
      <w:proofErr w:type="spellStart"/>
      <w:r>
        <w:rPr>
          <w:lang w:val="fr-CM"/>
        </w:rPr>
        <w:t>verifier</w:t>
      </w:r>
      <w:proofErr w:type="spellEnd"/>
      <w:r w:rsidR="00D12836" w:rsidRPr="004A3165">
        <w:rPr>
          <w:lang w:val="fr-CM"/>
        </w:rPr>
        <w:t xml:space="preserve"> robustesse aux données réelles/partielles de l’API.</w:t>
      </w:r>
    </w:p>
    <w:p w14:paraId="1E10D6AC" w14:textId="77777777" w:rsidR="00D12836" w:rsidRPr="00D12836" w:rsidRDefault="00D12836" w:rsidP="004A3165">
      <w:pPr>
        <w:numPr>
          <w:ilvl w:val="1"/>
          <w:numId w:val="114"/>
        </w:numPr>
        <w:rPr>
          <w:lang w:val="fr-CM"/>
        </w:rPr>
      </w:pPr>
      <w:proofErr w:type="gramStart"/>
      <w:r w:rsidRPr="00D12836">
        <w:rPr>
          <w:lang w:val="fr-CM"/>
        </w:rPr>
        <w:t>Entrées:</w:t>
      </w:r>
      <w:proofErr w:type="gramEnd"/>
      <w:r w:rsidRPr="00D12836">
        <w:rPr>
          <w:lang w:val="fr-CM"/>
        </w:rPr>
        <w:t xml:space="preserve"> JSON sans irradiation (et histogramme optionnel), valeurs en Wh.</w:t>
      </w:r>
    </w:p>
    <w:p w14:paraId="07083E7C" w14:textId="77777777" w:rsidR="00D12836" w:rsidRPr="00D12836" w:rsidRDefault="00D12836" w:rsidP="004A3165">
      <w:pPr>
        <w:numPr>
          <w:ilvl w:val="1"/>
          <w:numId w:val="114"/>
        </w:numPr>
        <w:rPr>
          <w:lang w:val="fr-CM"/>
        </w:rPr>
      </w:pPr>
      <w:proofErr w:type="gramStart"/>
      <w:r w:rsidRPr="00D12836">
        <w:rPr>
          <w:lang w:val="fr-CM"/>
        </w:rPr>
        <w:t>Vérifie:</w:t>
      </w:r>
      <w:proofErr w:type="gramEnd"/>
      <w:r w:rsidRPr="00D12836">
        <w:rPr>
          <w:lang w:val="fr-CM"/>
        </w:rPr>
        <w:t xml:space="preserve"> pas d’exception, valeurs par défaut documentées, unités normalisées (</w:t>
      </w:r>
      <w:proofErr w:type="spellStart"/>
      <w:r w:rsidRPr="00D12836">
        <w:rPr>
          <w:lang w:val="fr-CM"/>
        </w:rPr>
        <w:t>Wh→kWh</w:t>
      </w:r>
      <w:proofErr w:type="spellEnd"/>
      <w:r w:rsidRPr="00D12836">
        <w:rPr>
          <w:lang w:val="fr-CM"/>
        </w:rPr>
        <w:t>), structure de sortie cohérente.</w:t>
      </w:r>
    </w:p>
    <w:p w14:paraId="7C19C504" w14:textId="02C7F2D0" w:rsidR="00D12836" w:rsidRPr="004A3165" w:rsidRDefault="004A3165" w:rsidP="004A3165">
      <w:pPr>
        <w:numPr>
          <w:ilvl w:val="0"/>
          <w:numId w:val="114"/>
        </w:numPr>
        <w:rPr>
          <w:lang w:val="fr-CM"/>
        </w:rPr>
      </w:pPr>
      <w:r>
        <w:rPr>
          <w:lang w:val="fr-CM"/>
        </w:rPr>
        <w:t xml:space="preserve">Test du </w:t>
      </w:r>
      <w:r w:rsidR="00D12836" w:rsidRPr="004A3165">
        <w:rPr>
          <w:lang w:val="fr-CM"/>
        </w:rPr>
        <w:t xml:space="preserve">Contrôleur </w:t>
      </w:r>
      <w:proofErr w:type="spellStart"/>
      <w:proofErr w:type="gramStart"/>
      <w:r w:rsidR="00D12836" w:rsidRPr="004A3165">
        <w:rPr>
          <w:lang w:val="fr-CM"/>
        </w:rPr>
        <w:t>Grid</w:t>
      </w:r>
      <w:proofErr w:type="spellEnd"/>
      <w:r>
        <w:rPr>
          <w:lang w:val="fr-CM"/>
        </w:rPr>
        <w:t>(</w:t>
      </w:r>
      <w:proofErr w:type="gramEnd"/>
      <w:r>
        <w:rPr>
          <w:lang w:val="fr-CM"/>
        </w:rPr>
        <w:t>PV couplé au réseau) :</w:t>
      </w:r>
      <w:r w:rsidR="00D12836" w:rsidRPr="004A3165">
        <w:rPr>
          <w:lang w:val="fr-CM"/>
        </w:rPr>
        <w:t xml:space="preserve"> gestion d’erreur côté UX et</w:t>
      </w:r>
      <w:r>
        <w:rPr>
          <w:lang w:val="fr-CM"/>
        </w:rPr>
        <w:t xml:space="preserve"> la</w:t>
      </w:r>
      <w:r w:rsidR="00D12836" w:rsidRPr="004A3165">
        <w:rPr>
          <w:lang w:val="fr-CM"/>
        </w:rPr>
        <w:t xml:space="preserve"> résilience.</w:t>
      </w:r>
    </w:p>
    <w:p w14:paraId="03A82CC2" w14:textId="77777777" w:rsidR="00D12836" w:rsidRPr="00D12836" w:rsidRDefault="00D12836" w:rsidP="00D12836">
      <w:pPr>
        <w:numPr>
          <w:ilvl w:val="1"/>
          <w:numId w:val="115"/>
        </w:numPr>
        <w:rPr>
          <w:lang w:val="fr-CM"/>
        </w:rPr>
      </w:pPr>
      <w:proofErr w:type="gramStart"/>
      <w:r w:rsidRPr="00D12836">
        <w:rPr>
          <w:lang w:val="fr-CM"/>
        </w:rPr>
        <w:t>Entrées:</w:t>
      </w:r>
      <w:proofErr w:type="gramEnd"/>
      <w:r w:rsidRPr="00D12836">
        <w:rPr>
          <w:lang w:val="fr-CM"/>
        </w:rPr>
        <w:t xml:space="preserve"> échec </w:t>
      </w:r>
      <w:proofErr w:type="spellStart"/>
      <w:r w:rsidRPr="00D12836">
        <w:rPr>
          <w:lang w:val="fr-CM"/>
        </w:rPr>
        <w:t>mocké</w:t>
      </w:r>
      <w:proofErr w:type="spellEnd"/>
      <w:r w:rsidRPr="00D12836">
        <w:rPr>
          <w:lang w:val="fr-CM"/>
        </w:rPr>
        <w:t xml:space="preserve"> du service (PVGIS/validation).</w:t>
      </w:r>
    </w:p>
    <w:p w14:paraId="137CF2AD" w14:textId="104D8B9E" w:rsidR="00A90A30" w:rsidRPr="004A3165" w:rsidRDefault="00D12836" w:rsidP="004A3165">
      <w:pPr>
        <w:numPr>
          <w:ilvl w:val="1"/>
          <w:numId w:val="115"/>
        </w:numPr>
        <w:rPr>
          <w:lang w:val="fr-CM"/>
        </w:rPr>
      </w:pPr>
      <w:proofErr w:type="gramStart"/>
      <w:r w:rsidRPr="00D12836">
        <w:rPr>
          <w:lang w:val="fr-CM"/>
        </w:rPr>
        <w:t>Vérifie:</w:t>
      </w:r>
      <w:proofErr w:type="gramEnd"/>
      <w:r w:rsidRPr="00D12836">
        <w:rPr>
          <w:lang w:val="fr-CM"/>
        </w:rPr>
        <w:t xml:space="preserve"> statut d’erreur (rouge), actions/</w:t>
      </w:r>
      <w:proofErr w:type="spellStart"/>
      <w:r w:rsidRPr="00D12836">
        <w:rPr>
          <w:lang w:val="fr-CM"/>
        </w:rPr>
        <w:t>toolbar</w:t>
      </w:r>
      <w:proofErr w:type="spellEnd"/>
      <w:r w:rsidRPr="00D12836">
        <w:rPr>
          <w:lang w:val="fr-CM"/>
        </w:rPr>
        <w:t xml:space="preserve"> désactivées, message utilisateur </w:t>
      </w:r>
      <w:proofErr w:type="gramStart"/>
      <w:r w:rsidRPr="00D12836">
        <w:rPr>
          <w:lang w:val="fr-CM"/>
        </w:rPr>
        <w:t>clair;</w:t>
      </w:r>
      <w:proofErr w:type="gramEnd"/>
      <w:r w:rsidRPr="00D12836">
        <w:rPr>
          <w:lang w:val="fr-CM"/>
        </w:rPr>
        <w:t xml:space="preserve"> en succès, </w:t>
      </w:r>
      <w:proofErr w:type="spellStart"/>
      <w:r w:rsidRPr="00D12836">
        <w:rPr>
          <w:lang w:val="fr-CM"/>
        </w:rPr>
        <w:t>graphsPanel</w:t>
      </w:r>
      <w:proofErr w:type="spellEnd"/>
      <w:r w:rsidRPr="00D12836">
        <w:rPr>
          <w:lang w:val="fr-CM"/>
        </w:rPr>
        <w:t xml:space="preserve"> peuplé et </w:t>
      </w:r>
      <w:proofErr w:type="spellStart"/>
      <w:r w:rsidRPr="00D12836">
        <w:rPr>
          <w:lang w:val="fr-CM"/>
        </w:rPr>
        <w:t>toolbar</w:t>
      </w:r>
      <w:proofErr w:type="spellEnd"/>
      <w:r w:rsidRPr="00D12836">
        <w:rPr>
          <w:lang w:val="fr-CM"/>
        </w:rPr>
        <w:t xml:space="preserve"> activée.</w:t>
      </w:r>
    </w:p>
    <w:p w14:paraId="3B768A66" w14:textId="09A30408" w:rsidR="00A90A30" w:rsidRPr="00A90A30" w:rsidRDefault="00A90A30" w:rsidP="00A90A30">
      <w:pPr>
        <w:rPr>
          <w:b/>
          <w:bCs/>
          <w:lang w:val="fr-CM"/>
        </w:rPr>
      </w:pPr>
      <w:r w:rsidRPr="00A90A30">
        <w:rPr>
          <w:b/>
          <w:bCs/>
          <w:lang w:val="fr-CM"/>
        </w:rPr>
        <w:t>Métriques d’évaluation</w:t>
      </w:r>
      <w:r w:rsidR="00FB6E55">
        <w:rPr>
          <w:b/>
          <w:bCs/>
          <w:lang w:val="fr-CM"/>
        </w:rPr>
        <w:t xml:space="preserve"> du code</w:t>
      </w:r>
    </w:p>
    <w:p w14:paraId="0544176E" w14:textId="251C98A9" w:rsidR="00A90A30" w:rsidRPr="00A90A30" w:rsidRDefault="00A90A30" w:rsidP="00AA4E1D">
      <w:pPr>
        <w:numPr>
          <w:ilvl w:val="0"/>
          <w:numId w:val="116"/>
        </w:numPr>
        <w:rPr>
          <w:lang w:val="fr-CM"/>
        </w:rPr>
      </w:pPr>
      <w:r w:rsidRPr="00A90A30">
        <w:rPr>
          <w:lang w:val="fr-CM"/>
        </w:rPr>
        <w:t xml:space="preserve">Couverture </w:t>
      </w:r>
      <w:r w:rsidR="00FB6E55">
        <w:rPr>
          <w:lang w:val="fr-CM"/>
        </w:rPr>
        <w:t xml:space="preserve">de test </w:t>
      </w:r>
      <w:r w:rsidRPr="00A90A30">
        <w:rPr>
          <w:lang w:val="fr-CM"/>
        </w:rPr>
        <w:t>(</w:t>
      </w:r>
      <w:proofErr w:type="spellStart"/>
      <w:r w:rsidRPr="00A90A30">
        <w:rPr>
          <w:lang w:val="fr-CM"/>
        </w:rPr>
        <w:t>JaCoCo</w:t>
      </w:r>
      <w:proofErr w:type="spellEnd"/>
      <w:r w:rsidRPr="00A90A30">
        <w:rPr>
          <w:lang w:val="fr-CM"/>
        </w:rPr>
        <w:t>)</w:t>
      </w:r>
      <w:r w:rsidR="00E10717">
        <w:rPr>
          <w:lang w:val="fr-CM"/>
        </w:rPr>
        <w:t> </w:t>
      </w:r>
      <w:proofErr w:type="gramStart"/>
      <w:r w:rsidR="00E10717">
        <w:rPr>
          <w:lang w:val="fr-CM"/>
        </w:rPr>
        <w:t xml:space="preserve">: </w:t>
      </w:r>
      <w:r w:rsidRPr="00A90A30">
        <w:rPr>
          <w:lang w:val="fr-CM"/>
        </w:rPr>
        <w:t xml:space="preserve"> (ex.:</w:t>
      </w:r>
      <w:proofErr w:type="gramEnd"/>
      <w:r w:rsidRPr="00A90A30">
        <w:rPr>
          <w:lang w:val="fr-CM"/>
        </w:rPr>
        <w:t xml:space="preserve"> 70% global, 85% ciblés).</w:t>
      </w:r>
    </w:p>
    <w:p w14:paraId="46FDBA81" w14:textId="2508087C" w:rsidR="00A90A30" w:rsidRPr="004A3E80" w:rsidRDefault="00A90A30" w:rsidP="004A3E80">
      <w:pPr>
        <w:numPr>
          <w:ilvl w:val="0"/>
          <w:numId w:val="116"/>
        </w:numPr>
        <w:rPr>
          <w:lang w:val="fr-CM"/>
        </w:rPr>
      </w:pPr>
      <w:r w:rsidRPr="00A90A30">
        <w:rPr>
          <w:lang w:val="fr-CM"/>
        </w:rPr>
        <w:t>Robustesse</w:t>
      </w:r>
      <w:proofErr w:type="gramStart"/>
      <w:r w:rsidR="004A3E80">
        <w:rPr>
          <w:lang w:val="fr-CM"/>
        </w:rPr>
        <w:t> :</w:t>
      </w:r>
      <w:r w:rsidRPr="004A3E80">
        <w:rPr>
          <w:lang w:val="fr-CM"/>
        </w:rPr>
        <w:t>Ratio</w:t>
      </w:r>
      <w:proofErr w:type="gramEnd"/>
      <w:r w:rsidRPr="004A3E80">
        <w:rPr>
          <w:lang w:val="fr-CM"/>
        </w:rPr>
        <w:t xml:space="preserve"> de fixtures JSON </w:t>
      </w:r>
      <w:proofErr w:type="spellStart"/>
      <w:r w:rsidRPr="004A3E80">
        <w:rPr>
          <w:lang w:val="fr-CM"/>
        </w:rPr>
        <w:t>parsées</w:t>
      </w:r>
      <w:proofErr w:type="spellEnd"/>
      <w:r w:rsidRPr="004A3E80">
        <w:rPr>
          <w:lang w:val="fr-CM"/>
        </w:rPr>
        <w:t xml:space="preserve"> avec succès (</w:t>
      </w:r>
      <w:proofErr w:type="gramStart"/>
      <w:r w:rsidRPr="004A3E80">
        <w:rPr>
          <w:lang w:val="fr-CM"/>
        </w:rPr>
        <w:t>objectif:</w:t>
      </w:r>
      <w:proofErr w:type="gramEnd"/>
      <w:r w:rsidRPr="004A3E80">
        <w:rPr>
          <w:lang w:val="fr-CM"/>
        </w:rPr>
        <w:t xml:space="preserve"> 100% du set)</w:t>
      </w:r>
      <w:r w:rsidR="004A3E80">
        <w:rPr>
          <w:lang w:val="fr-CM"/>
        </w:rPr>
        <w:t xml:space="preserve"> ; </w:t>
      </w:r>
      <w:r w:rsidRPr="004A3E80">
        <w:rPr>
          <w:lang w:val="fr-CM"/>
        </w:rPr>
        <w:t>Absence d’exceptions en export (N exécutions).</w:t>
      </w:r>
    </w:p>
    <w:p w14:paraId="1485B06D" w14:textId="10F1105E" w:rsidR="00A90A30" w:rsidRPr="004A3E80" w:rsidRDefault="00A90A30" w:rsidP="004A3E80">
      <w:pPr>
        <w:numPr>
          <w:ilvl w:val="0"/>
          <w:numId w:val="116"/>
        </w:numPr>
        <w:rPr>
          <w:lang w:val="fr-CM"/>
        </w:rPr>
      </w:pPr>
      <w:r w:rsidRPr="00A90A30">
        <w:rPr>
          <w:lang w:val="fr-CM"/>
        </w:rPr>
        <w:t>Fiabilité asynchrone</w:t>
      </w:r>
      <w:r w:rsidR="004A3E80">
        <w:rPr>
          <w:lang w:val="fr-CM"/>
        </w:rPr>
        <w:t xml:space="preserve"> : </w:t>
      </w:r>
      <w:r w:rsidRPr="004A3E80">
        <w:rPr>
          <w:lang w:val="fr-CM"/>
        </w:rPr>
        <w:t xml:space="preserve">0 test </w:t>
      </w:r>
      <w:proofErr w:type="spellStart"/>
      <w:r w:rsidRPr="004A3E80">
        <w:rPr>
          <w:lang w:val="fr-CM"/>
        </w:rPr>
        <w:t>flaky</w:t>
      </w:r>
      <w:proofErr w:type="spellEnd"/>
      <w:r w:rsidRPr="004A3E80">
        <w:rPr>
          <w:lang w:val="fr-CM"/>
        </w:rPr>
        <w:t xml:space="preserve"> sur 3 runs consécutifs (mesure simple en CI).</w:t>
      </w:r>
    </w:p>
    <w:p w14:paraId="630A28E2" w14:textId="22010D21" w:rsidR="00A90A30" w:rsidRPr="004A3E80" w:rsidRDefault="00A90A30" w:rsidP="004A3E80">
      <w:pPr>
        <w:numPr>
          <w:ilvl w:val="0"/>
          <w:numId w:val="116"/>
        </w:numPr>
        <w:rPr>
          <w:lang w:val="fr-CM"/>
        </w:rPr>
      </w:pPr>
      <w:proofErr w:type="gramStart"/>
      <w:r w:rsidRPr="00A90A30">
        <w:rPr>
          <w:lang w:val="fr-CM"/>
        </w:rPr>
        <w:t xml:space="preserve">Performance </w:t>
      </w:r>
      <w:r w:rsidR="004A3E80">
        <w:rPr>
          <w:lang w:val="fr-CM"/>
        </w:rPr>
        <w:t> :</w:t>
      </w:r>
      <w:proofErr w:type="gramEnd"/>
      <w:r w:rsidR="004A3E80">
        <w:rPr>
          <w:lang w:val="fr-CM"/>
        </w:rPr>
        <w:t xml:space="preserve"> </w:t>
      </w:r>
      <w:proofErr w:type="gramStart"/>
      <w:r w:rsidRPr="004A3E80">
        <w:rPr>
          <w:lang w:val="fr-CM"/>
        </w:rPr>
        <w:t>Budget:</w:t>
      </w:r>
      <w:proofErr w:type="gramEnd"/>
      <w:r w:rsidRPr="004A3E80">
        <w:rPr>
          <w:lang w:val="fr-CM"/>
        </w:rPr>
        <w:t xml:space="preserve"> </w:t>
      </w:r>
      <w:proofErr w:type="spellStart"/>
      <w:r w:rsidRPr="004A3E80">
        <w:rPr>
          <w:lang w:val="fr-CM"/>
        </w:rPr>
        <w:t>parsing</w:t>
      </w:r>
      <w:proofErr w:type="spellEnd"/>
      <w:r w:rsidRPr="004A3E80">
        <w:rPr>
          <w:lang w:val="fr-CM"/>
        </w:rPr>
        <w:t xml:space="preserve"> + </w:t>
      </w:r>
      <w:proofErr w:type="spellStart"/>
      <w:r w:rsidRPr="004A3E80">
        <w:rPr>
          <w:lang w:val="fr-CM"/>
        </w:rPr>
        <w:t>compute</w:t>
      </w:r>
      <w:proofErr w:type="spellEnd"/>
      <w:r w:rsidRPr="004A3E80">
        <w:rPr>
          <w:lang w:val="fr-CM"/>
        </w:rPr>
        <w:t xml:space="preserve"> + export &lt; 2s sur poste </w:t>
      </w:r>
      <w:proofErr w:type="gramStart"/>
      <w:r w:rsidRPr="004A3E80">
        <w:rPr>
          <w:lang w:val="fr-CM"/>
        </w:rPr>
        <w:t>dev;</w:t>
      </w:r>
      <w:proofErr w:type="gramEnd"/>
      <w:r w:rsidRPr="004A3E80">
        <w:rPr>
          <w:lang w:val="fr-CM"/>
        </w:rPr>
        <w:t xml:space="preserve"> taille PDF/CSV raisonnable.</w:t>
      </w:r>
    </w:p>
    <w:p w14:paraId="1F363F9C" w14:textId="77777777" w:rsidR="00095E27" w:rsidRDefault="00A90A30" w:rsidP="00A90A30">
      <w:pPr>
        <w:numPr>
          <w:ilvl w:val="0"/>
          <w:numId w:val="116"/>
        </w:numPr>
        <w:rPr>
          <w:lang w:val="fr-CM"/>
        </w:rPr>
      </w:pPr>
      <w:r w:rsidRPr="00A90A30">
        <w:rPr>
          <w:lang w:val="fr-CM"/>
        </w:rPr>
        <w:t>Qualité code</w:t>
      </w:r>
      <w:r w:rsidR="00600F91">
        <w:rPr>
          <w:lang w:val="fr-CM"/>
        </w:rPr>
        <w:t xml:space="preserve"> : pour cette partie nous avons utilisé l’outils d’analyse de code statique </w:t>
      </w:r>
      <w:proofErr w:type="spellStart"/>
      <w:r w:rsidR="00600F91">
        <w:rPr>
          <w:lang w:val="fr-CM"/>
        </w:rPr>
        <w:t>SonarQube</w:t>
      </w:r>
      <w:proofErr w:type="spellEnd"/>
      <w:r w:rsidR="00600F91">
        <w:rPr>
          <w:lang w:val="fr-CM"/>
        </w:rPr>
        <w:t xml:space="preserve"> et nous avons les </w:t>
      </w:r>
      <w:proofErr w:type="spellStart"/>
      <w:r w:rsidR="00600F91">
        <w:rPr>
          <w:lang w:val="fr-CM"/>
        </w:rPr>
        <w:t>resultats</w:t>
      </w:r>
      <w:proofErr w:type="spellEnd"/>
      <w:r w:rsidR="00600F91">
        <w:rPr>
          <w:lang w:val="fr-CM"/>
        </w:rPr>
        <w:t xml:space="preserve"> suivants : </w:t>
      </w:r>
    </w:p>
    <w:p w14:paraId="17CF5BAB" w14:textId="4DC5A5F6" w:rsidR="00A90A30" w:rsidRDefault="00600F91" w:rsidP="00095E27">
      <w:pPr>
        <w:numPr>
          <w:ilvl w:val="1"/>
          <w:numId w:val="116"/>
        </w:numPr>
        <w:rPr>
          <w:lang w:val="fr-CM"/>
        </w:rPr>
      </w:pPr>
      <w:r>
        <w:rPr>
          <w:lang w:val="fr-CM"/>
        </w:rPr>
        <w:t>Maintenabilité</w:t>
      </w:r>
      <w:r w:rsidR="00EB177A">
        <w:rPr>
          <w:lang w:val="fr-CM"/>
        </w:rPr>
        <w:t xml:space="preserve"> et évolutivité</w:t>
      </w:r>
      <w:r>
        <w:rPr>
          <w:lang w:val="fr-CM"/>
        </w:rPr>
        <w:t xml:space="preserve"> du code = score A</w:t>
      </w:r>
      <w:r w:rsidR="00095E27">
        <w:rPr>
          <w:lang w:val="fr-CM"/>
        </w:rPr>
        <w:t xml:space="preserve"> ce qui signifie que la </w:t>
      </w:r>
      <w:r w:rsidR="00095E27" w:rsidRPr="00095E27">
        <w:rPr>
          <w:b/>
          <w:bCs/>
        </w:rPr>
        <w:t>dette technique</w:t>
      </w:r>
      <w:r w:rsidR="00095E27" w:rsidRPr="00095E27">
        <w:t xml:space="preserve"> </w:t>
      </w:r>
      <w:r w:rsidR="00095E27">
        <w:t>(</w:t>
      </w:r>
      <w:r w:rsidR="00095E27" w:rsidRPr="00095E27">
        <w:t>le temps estimé pour corriger les problèmes de style, de complexité, de duplication, etc.</w:t>
      </w:r>
      <w:r>
        <w:rPr>
          <w:lang w:val="fr-CM"/>
        </w:rPr>
        <w:t>,</w:t>
      </w:r>
      <w:r w:rsidR="00095E27">
        <w:rPr>
          <w:lang w:val="fr-CM"/>
        </w:rPr>
        <w:t>)</w:t>
      </w:r>
      <w:r>
        <w:rPr>
          <w:lang w:val="fr-CM"/>
        </w:rPr>
        <w:t xml:space="preserve"> </w:t>
      </w:r>
      <w:r w:rsidR="00095E27">
        <w:rPr>
          <w:lang w:val="fr-CM"/>
        </w:rPr>
        <w:t>est négligeable et que</w:t>
      </w:r>
      <w:r w:rsidR="00EB43CA">
        <w:rPr>
          <w:lang w:val="fr-CM"/>
        </w:rPr>
        <w:t xml:space="preserve"> le</w:t>
      </w:r>
      <w:r w:rsidR="00095E27">
        <w:rPr>
          <w:lang w:val="fr-CM"/>
        </w:rPr>
        <w:t xml:space="preserve"> code </w:t>
      </w:r>
      <w:r w:rsidR="00EB43CA">
        <w:rPr>
          <w:lang w:val="fr-CM"/>
        </w:rPr>
        <w:t>est propre et facile à comprendre</w:t>
      </w:r>
    </w:p>
    <w:p w14:paraId="6603E2E6" w14:textId="6772C278" w:rsidR="00EB43CA" w:rsidRPr="00A90A30" w:rsidRDefault="00EB43CA" w:rsidP="00095E27">
      <w:pPr>
        <w:numPr>
          <w:ilvl w:val="1"/>
          <w:numId w:val="116"/>
        </w:numPr>
        <w:rPr>
          <w:lang w:val="fr-CM"/>
        </w:rPr>
      </w:pPr>
      <w:r>
        <w:rPr>
          <w:lang w:val="fr-CM"/>
        </w:rPr>
        <w:t>Sécurité du code = Score A ce qui si</w:t>
      </w:r>
      <w:r w:rsidR="00EB177A">
        <w:rPr>
          <w:lang w:val="fr-CM"/>
        </w:rPr>
        <w:t>g</w:t>
      </w:r>
      <w:r>
        <w:rPr>
          <w:lang w:val="fr-CM"/>
        </w:rPr>
        <w:t>nifie que mon code est sûr, respecte les standards de sécurité de base et qu’il ne possède pas de vulnérabilités connues.</w:t>
      </w:r>
    </w:p>
    <w:p w14:paraId="02F78DFB" w14:textId="1DEE4AD8" w:rsidR="00F6552B" w:rsidRDefault="00F6552B" w:rsidP="00F6552B">
      <w:pPr>
        <w:pStyle w:val="Titre1"/>
      </w:pPr>
      <w:bookmarkStart w:id="37" w:name="_Toc210558654"/>
      <w:r>
        <w:lastRenderedPageBreak/>
        <w:t xml:space="preserve">PARTIE </w:t>
      </w:r>
      <w:r>
        <w:t>3</w:t>
      </w:r>
      <w:r>
        <w:t xml:space="preserve"> : </w:t>
      </w:r>
      <w:r w:rsidR="007208B3">
        <w:t>BILAN GENERAL DU STAGE</w:t>
      </w:r>
      <w:bookmarkEnd w:id="37"/>
    </w:p>
    <w:p w14:paraId="012E945F" w14:textId="518AB1A6" w:rsidR="007208B3" w:rsidRDefault="007208B3" w:rsidP="007208B3">
      <w:pPr>
        <w:pStyle w:val="Titre1"/>
      </w:pPr>
      <w:r>
        <w:rPr>
          <w:lang w:val="fr-CM"/>
        </w:rPr>
        <w:t xml:space="preserve">  </w:t>
      </w:r>
      <w:bookmarkStart w:id="38" w:name="_Toc210558655"/>
      <w:r>
        <w:t>CHAPITRE V</w:t>
      </w:r>
      <w:r>
        <w:t>I</w:t>
      </w:r>
      <w:r>
        <w:t> : PRESENTATION ET ANALYSE DES RESULTATS</w:t>
      </w:r>
      <w:bookmarkEnd w:id="38"/>
    </w:p>
    <w:p w14:paraId="6A218DFE" w14:textId="6CAA5B93" w:rsidR="00AF54F7" w:rsidRDefault="00AF54F7" w:rsidP="00AF54F7">
      <w:pPr>
        <w:pStyle w:val="Titre2"/>
      </w:pPr>
      <w:bookmarkStart w:id="39" w:name="_Toc210558656"/>
      <w:r>
        <w:t>V</w:t>
      </w:r>
      <w:r w:rsidR="007208B3">
        <w:t>I</w:t>
      </w:r>
      <w:r>
        <w:t>.</w:t>
      </w:r>
      <w:r w:rsidR="007208B3">
        <w:t>1</w:t>
      </w:r>
      <w:r>
        <w:t xml:space="preserve">. </w:t>
      </w:r>
      <w:r w:rsidR="007208B3">
        <w:t xml:space="preserve">Atteinte des objectifs par rapport aux </w:t>
      </w:r>
      <w:r w:rsidR="000B685E">
        <w:t>o</w:t>
      </w:r>
      <w:r w:rsidR="007208B3">
        <w:t xml:space="preserve">bjectif et </w:t>
      </w:r>
      <w:proofErr w:type="spellStart"/>
      <w:r w:rsidR="007208B3">
        <w:t>methodes</w:t>
      </w:r>
      <w:proofErr w:type="spellEnd"/>
      <w:r w:rsidR="007208B3">
        <w:t xml:space="preserve"> d’évaluation de ces </w:t>
      </w:r>
      <w:proofErr w:type="spellStart"/>
      <w:r w:rsidR="007208B3">
        <w:t>resultats</w:t>
      </w:r>
      <w:bookmarkEnd w:id="39"/>
      <w:proofErr w:type="spellEnd"/>
      <w:r w:rsidR="007208B3">
        <w:t xml:space="preserve"> </w:t>
      </w:r>
    </w:p>
    <w:p w14:paraId="66002BDF" w14:textId="1A04023E" w:rsidR="007208B3" w:rsidRPr="007208B3" w:rsidRDefault="007208B3" w:rsidP="007208B3">
      <w:r>
        <w:t xml:space="preserve">Nous avons </w:t>
      </w:r>
      <w:proofErr w:type="spellStart"/>
      <w:r>
        <w:t>reeroupés</w:t>
      </w:r>
      <w:proofErr w:type="spellEnd"/>
      <w:r>
        <w:t xml:space="preserve"> les objectifs initiaux, les </w:t>
      </w:r>
      <w:proofErr w:type="spellStart"/>
      <w:r>
        <w:t>resultats</w:t>
      </w:r>
      <w:proofErr w:type="spellEnd"/>
      <w:r>
        <w:t xml:space="preserve"> obtenus et les </w:t>
      </w:r>
      <w:proofErr w:type="spellStart"/>
      <w:r>
        <w:t>methodes</w:t>
      </w:r>
      <w:proofErr w:type="spellEnd"/>
      <w:r>
        <w:t xml:space="preserve"> d’</w:t>
      </w:r>
      <w:proofErr w:type="spellStart"/>
      <w:r>
        <w:t>evaluation</w:t>
      </w:r>
      <w:proofErr w:type="spellEnd"/>
      <w:r>
        <w:t xml:space="preserve"> de ces </w:t>
      </w:r>
      <w:proofErr w:type="spellStart"/>
      <w:r>
        <w:t>resultats</w:t>
      </w:r>
      <w:proofErr w:type="spellEnd"/>
      <w:r>
        <w:t xml:space="preserve"> dans ce tableau :</w:t>
      </w:r>
    </w:p>
    <w:tbl>
      <w:tblPr>
        <w:tblW w:w="9735" w:type="dxa"/>
        <w:tblBorders>
          <w:top w:val="single" w:sz="4" w:space="0" w:color="969696"/>
          <w:left w:val="single" w:sz="4" w:space="0" w:color="969696"/>
          <w:bottom w:val="single" w:sz="4" w:space="0" w:color="969696"/>
          <w:right w:val="single" w:sz="4" w:space="0" w:color="969696"/>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2547"/>
        <w:gridCol w:w="4018"/>
        <w:gridCol w:w="3170"/>
      </w:tblGrid>
      <w:tr w:rsidR="001F25E0" w:rsidRPr="00E11BED" w14:paraId="080B06B4" w14:textId="77777777" w:rsidTr="00E11BED">
        <w:trPr>
          <w:tblHeader/>
        </w:trPr>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68FA8AAA" w14:textId="77777777" w:rsidR="00E11BED" w:rsidRPr="00E11BED" w:rsidRDefault="00E11BED" w:rsidP="00E11BED">
            <w:pPr>
              <w:rPr>
                <w:b/>
                <w:bCs/>
                <w:color w:val="000000" w:themeColor="text1"/>
                <w:lang w:val="fr-CM" w:eastAsia="fr-FR"/>
              </w:rPr>
            </w:pPr>
            <w:r w:rsidRPr="00E11BED">
              <w:rPr>
                <w:b/>
                <w:bCs/>
                <w:color w:val="000000" w:themeColor="text1"/>
                <w:lang w:val="fr-CM" w:eastAsia="fr-FR"/>
              </w:rPr>
              <w:t>Objectif (attente)</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6EA68FE5" w14:textId="77777777" w:rsidR="00E11BED" w:rsidRPr="00E11BED" w:rsidRDefault="00E11BED" w:rsidP="00E11BED">
            <w:pPr>
              <w:rPr>
                <w:b/>
                <w:bCs/>
                <w:color w:val="000000" w:themeColor="text1"/>
                <w:lang w:val="fr-CM" w:eastAsia="fr-FR"/>
              </w:rPr>
            </w:pPr>
            <w:r w:rsidRPr="00E11BED">
              <w:rPr>
                <w:b/>
                <w:bCs/>
                <w:color w:val="000000" w:themeColor="text1"/>
                <w:lang w:val="fr-CM" w:eastAsia="fr-FR"/>
              </w:rPr>
              <w:t>Résultats (atteints / attendus)</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06EB32DD" w14:textId="77777777" w:rsidR="00E11BED" w:rsidRPr="00E11BED" w:rsidRDefault="00E11BED" w:rsidP="00E11BED">
            <w:pPr>
              <w:rPr>
                <w:b/>
                <w:bCs/>
                <w:color w:val="000000" w:themeColor="text1"/>
                <w:lang w:val="fr-CM" w:eastAsia="fr-FR"/>
              </w:rPr>
            </w:pPr>
            <w:r w:rsidRPr="00E11BED">
              <w:rPr>
                <w:b/>
                <w:bCs/>
                <w:color w:val="000000" w:themeColor="text1"/>
                <w:lang w:val="fr-CM" w:eastAsia="fr-FR"/>
              </w:rPr>
              <w:t>Méthodes d’évaluation</w:t>
            </w:r>
          </w:p>
        </w:tc>
      </w:tr>
      <w:tr w:rsidR="001F25E0" w:rsidRPr="00E11BED" w14:paraId="063221C6" w14:textId="77777777" w:rsidTr="00E11BED">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2A0CE6A2" w14:textId="77777777" w:rsidR="00E11BED" w:rsidRPr="00E11BED" w:rsidRDefault="00E11BED" w:rsidP="00E11BED">
            <w:pPr>
              <w:rPr>
                <w:color w:val="000000" w:themeColor="text1"/>
                <w:lang w:val="fr-CM" w:eastAsia="fr-FR"/>
              </w:rPr>
            </w:pPr>
            <w:r w:rsidRPr="00E11BED">
              <w:rPr>
                <w:color w:val="000000" w:themeColor="text1"/>
                <w:lang w:val="fr-CM" w:eastAsia="fr-FR"/>
              </w:rPr>
              <w:t>Concevoir, intégrer et analyser les données d’estimation de production (</w:t>
            </w:r>
            <w:proofErr w:type="spellStart"/>
            <w:r w:rsidRPr="00E11BED">
              <w:rPr>
                <w:color w:val="000000" w:themeColor="text1"/>
                <w:lang w:val="fr-CM" w:eastAsia="fr-FR"/>
              </w:rPr>
              <w:t>Grid</w:t>
            </w:r>
            <w:proofErr w:type="spellEnd"/>
            <w:r w:rsidRPr="00E11BED">
              <w:rPr>
                <w:color w:val="000000" w:themeColor="text1"/>
                <w:lang w:val="fr-CM" w:eastAsia="fr-FR"/>
              </w:rPr>
              <w:t>, Off-</w:t>
            </w:r>
            <w:proofErr w:type="spellStart"/>
            <w:r w:rsidRPr="00E11BED">
              <w:rPr>
                <w:color w:val="000000" w:themeColor="text1"/>
                <w:lang w:val="fr-CM" w:eastAsia="fr-FR"/>
              </w:rPr>
              <w:t>Grid</w:t>
            </w:r>
            <w:proofErr w:type="spellEnd"/>
            <w:r w:rsidRPr="00E11BED">
              <w:rPr>
                <w:color w:val="000000" w:themeColor="text1"/>
                <w:lang w:val="fr-CM" w:eastAsia="fr-FR"/>
              </w:rPr>
              <w:t>, Tracker)</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5F5F581E" w14:textId="07B1EBDA" w:rsidR="004C7C7B" w:rsidRDefault="00257D54" w:rsidP="00E11BED">
            <w:pPr>
              <w:rPr>
                <w:color w:val="000000" w:themeColor="text1"/>
                <w:lang w:val="fr-CM" w:eastAsia="fr-FR"/>
              </w:rPr>
            </w:pPr>
            <w:r>
              <w:rPr>
                <w:color w:val="000000" w:themeColor="text1"/>
                <w:lang w:val="fr-CM" w:eastAsia="fr-FR"/>
              </w:rPr>
              <w:t>- Implémentation d’un m</w:t>
            </w:r>
            <w:r w:rsidR="00E11BED" w:rsidRPr="00E11BED">
              <w:rPr>
                <w:color w:val="000000" w:themeColor="text1"/>
                <w:lang w:val="fr-CM" w:eastAsia="fr-FR"/>
              </w:rPr>
              <w:t xml:space="preserve">odule d’estimation </w:t>
            </w:r>
            <w:r>
              <w:rPr>
                <w:color w:val="000000" w:themeColor="text1"/>
                <w:lang w:val="fr-CM" w:eastAsia="fr-FR"/>
              </w:rPr>
              <w:t xml:space="preserve">des données de production d’énergie des 3 types de </w:t>
            </w:r>
            <w:proofErr w:type="spellStart"/>
            <w:r>
              <w:rPr>
                <w:color w:val="000000" w:themeColor="text1"/>
                <w:lang w:val="fr-CM" w:eastAsia="fr-FR"/>
              </w:rPr>
              <w:t>sytèmes</w:t>
            </w:r>
            <w:proofErr w:type="spellEnd"/>
            <w:r>
              <w:rPr>
                <w:color w:val="000000" w:themeColor="text1"/>
                <w:lang w:val="fr-CM" w:eastAsia="fr-FR"/>
              </w:rPr>
              <w:t xml:space="preserve"> </w:t>
            </w:r>
            <w:proofErr w:type="spellStart"/>
            <w:r>
              <w:rPr>
                <w:color w:val="000000" w:themeColor="text1"/>
                <w:lang w:val="fr-CM" w:eastAsia="fr-FR"/>
              </w:rPr>
              <w:t>photovoltaiques</w:t>
            </w:r>
            <w:proofErr w:type="spellEnd"/>
            <w:r w:rsidR="004C7C7B">
              <w:rPr>
                <w:color w:val="000000" w:themeColor="text1"/>
                <w:lang w:val="fr-CM" w:eastAsia="fr-FR"/>
              </w:rPr>
              <w:t xml:space="preserve">. Ce module est basé sur des appels à l’API PVGIS. Les </w:t>
            </w:r>
            <w:proofErr w:type="gramStart"/>
            <w:r w:rsidR="004C7C7B">
              <w:rPr>
                <w:color w:val="000000" w:themeColor="text1"/>
                <w:lang w:val="fr-CM" w:eastAsia="fr-FR"/>
              </w:rPr>
              <w:t>données(</w:t>
            </w:r>
            <w:proofErr w:type="spellStart"/>
            <w:proofErr w:type="gramEnd"/>
            <w:r w:rsidR="004C7C7B">
              <w:rPr>
                <w:color w:val="000000" w:themeColor="text1"/>
                <w:lang w:val="fr-CM" w:eastAsia="fr-FR"/>
              </w:rPr>
              <w:t>Json</w:t>
            </w:r>
            <w:proofErr w:type="spellEnd"/>
            <w:r w:rsidR="004C7C7B">
              <w:rPr>
                <w:color w:val="000000" w:themeColor="text1"/>
                <w:lang w:val="fr-CM" w:eastAsia="fr-FR"/>
              </w:rPr>
              <w:t xml:space="preserve">) d’estimations </w:t>
            </w:r>
            <w:proofErr w:type="spellStart"/>
            <w:r w:rsidR="004C7C7B">
              <w:rPr>
                <w:color w:val="000000" w:themeColor="text1"/>
                <w:lang w:val="fr-CM" w:eastAsia="fr-FR"/>
              </w:rPr>
              <w:t>recues</w:t>
            </w:r>
            <w:proofErr w:type="spellEnd"/>
            <w:r w:rsidR="004C7C7B">
              <w:rPr>
                <w:color w:val="000000" w:themeColor="text1"/>
                <w:lang w:val="fr-CM" w:eastAsia="fr-FR"/>
              </w:rPr>
              <w:t xml:space="preserve"> de l’API sont </w:t>
            </w:r>
            <w:proofErr w:type="spellStart"/>
            <w:r w:rsidR="004C7C7B">
              <w:rPr>
                <w:color w:val="000000" w:themeColor="text1"/>
                <w:lang w:val="fr-CM" w:eastAsia="fr-FR"/>
              </w:rPr>
              <w:t>parsées</w:t>
            </w:r>
            <w:proofErr w:type="spellEnd"/>
            <w:r w:rsidR="004C7C7B">
              <w:rPr>
                <w:color w:val="000000" w:themeColor="text1"/>
                <w:lang w:val="fr-CM" w:eastAsia="fr-FR"/>
              </w:rPr>
              <w:t xml:space="preserve"> et encapsulées en prenant en compte les réponses d’API complètes ou </w:t>
            </w:r>
            <w:proofErr w:type="spellStart"/>
            <w:r w:rsidR="004C7C7B">
              <w:rPr>
                <w:color w:val="000000" w:themeColor="text1"/>
                <w:lang w:val="fr-CM" w:eastAsia="fr-FR"/>
              </w:rPr>
              <w:t>partièlles</w:t>
            </w:r>
            <w:proofErr w:type="spellEnd"/>
            <w:r w:rsidR="004C7C7B">
              <w:rPr>
                <w:color w:val="000000" w:themeColor="text1"/>
                <w:lang w:val="fr-CM" w:eastAsia="fr-FR"/>
              </w:rPr>
              <w:t>.</w:t>
            </w:r>
          </w:p>
          <w:p w14:paraId="4BF89404" w14:textId="3E22590A" w:rsidR="00E11BED" w:rsidRPr="00E11BED" w:rsidRDefault="00257D54" w:rsidP="00E11BED">
            <w:pPr>
              <w:rPr>
                <w:color w:val="000000" w:themeColor="text1"/>
                <w:lang w:val="fr-CM" w:eastAsia="fr-FR"/>
              </w:rPr>
            </w:pPr>
            <w:r>
              <w:rPr>
                <w:color w:val="000000" w:themeColor="text1"/>
                <w:lang w:val="fr-CM" w:eastAsia="fr-FR"/>
              </w:rPr>
              <w:t xml:space="preserve">- Création exacte des graphes d’analyse de données </w:t>
            </w:r>
            <w:r w:rsidR="002E6462">
              <w:rPr>
                <w:color w:val="000000" w:themeColor="text1"/>
                <w:lang w:val="fr-CM" w:eastAsia="fr-FR"/>
              </w:rPr>
              <w:t xml:space="preserve">de </w:t>
            </w:r>
            <w:r w:rsidR="004C7C7B">
              <w:rPr>
                <w:color w:val="000000" w:themeColor="text1"/>
                <w:lang w:val="fr-CM" w:eastAsia="fr-FR"/>
              </w:rPr>
              <w:t>PVGIS</w:t>
            </w:r>
            <w:r w:rsidR="005002F2">
              <w:rPr>
                <w:color w:val="000000" w:themeColor="text1"/>
                <w:lang w:val="fr-CM" w:eastAsia="fr-FR"/>
              </w:rPr>
              <w:t>.</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2F70E63C" w14:textId="772DD49E" w:rsidR="00E11BED" w:rsidRDefault="00E11BED" w:rsidP="00E11BED">
            <w:pPr>
              <w:rPr>
                <w:color w:val="000000" w:themeColor="text1"/>
                <w:lang w:val="fr-CM" w:eastAsia="fr-FR"/>
              </w:rPr>
            </w:pPr>
            <w:r w:rsidRPr="00E11BED">
              <w:rPr>
                <w:color w:val="000000" w:themeColor="text1"/>
                <w:lang w:val="fr-CM" w:eastAsia="fr-FR"/>
              </w:rPr>
              <w:t>- Vérification croisée</w:t>
            </w:r>
            <w:r w:rsidR="002D57D8">
              <w:rPr>
                <w:color w:val="000000" w:themeColor="text1"/>
                <w:lang w:val="fr-CM" w:eastAsia="fr-FR"/>
              </w:rPr>
              <w:t> : L’entreprise nous a fourni un jeu de données d’un ancien client pour effectuer les tests. Ces tests nous ont permis de conclure que les graphes et données d’estimation issues de notre application finale sont identiques</w:t>
            </w:r>
            <w:r w:rsidR="003F64C8">
              <w:rPr>
                <w:color w:val="000000" w:themeColor="text1"/>
                <w:lang w:val="fr-CM" w:eastAsia="fr-FR"/>
              </w:rPr>
              <w:t xml:space="preserve"> à</w:t>
            </w:r>
            <w:r w:rsidR="002D57D8">
              <w:rPr>
                <w:color w:val="000000" w:themeColor="text1"/>
                <w:lang w:val="fr-CM" w:eastAsia="fr-FR"/>
              </w:rPr>
              <w:t xml:space="preserve"> ceux que l’on obtient en faisant des estimations directement sur le site web PVGIS</w:t>
            </w:r>
            <w:r w:rsidR="003F64C8">
              <w:rPr>
                <w:color w:val="000000" w:themeColor="text1"/>
                <w:lang w:val="fr-CM" w:eastAsia="fr-FR"/>
              </w:rPr>
              <w:t xml:space="preserve"> ou sur </w:t>
            </w:r>
            <w:proofErr w:type="spellStart"/>
            <w:r w:rsidR="003F64C8">
              <w:rPr>
                <w:color w:val="000000" w:themeColor="text1"/>
                <w:lang w:val="fr-CM" w:eastAsia="fr-FR"/>
              </w:rPr>
              <w:t>AutoCalSol</w:t>
            </w:r>
            <w:proofErr w:type="spellEnd"/>
            <w:r w:rsidR="002D57D8">
              <w:rPr>
                <w:color w:val="000000" w:themeColor="text1"/>
                <w:lang w:val="fr-CM" w:eastAsia="fr-FR"/>
              </w:rPr>
              <w:t>.</w:t>
            </w:r>
          </w:p>
          <w:p w14:paraId="1A533C04" w14:textId="193D5F7F" w:rsidR="005002F2" w:rsidRPr="00E11BED" w:rsidRDefault="005002F2" w:rsidP="00E11BED">
            <w:pPr>
              <w:rPr>
                <w:color w:val="000000" w:themeColor="text1"/>
                <w:lang w:val="fr-CM" w:eastAsia="fr-FR"/>
              </w:rPr>
            </w:pPr>
            <w:r w:rsidRPr="00E11BED">
              <w:rPr>
                <w:color w:val="000000" w:themeColor="text1"/>
                <w:lang w:val="fr-CM" w:eastAsia="fr-FR"/>
              </w:rPr>
              <w:t xml:space="preserve">- Jeux de tests </w:t>
            </w:r>
            <w:proofErr w:type="spellStart"/>
            <w:r w:rsidRPr="00E11BED">
              <w:rPr>
                <w:color w:val="000000" w:themeColor="text1"/>
                <w:lang w:val="fr-CM" w:eastAsia="fr-FR"/>
              </w:rPr>
              <w:t>parser</w:t>
            </w:r>
            <w:proofErr w:type="spellEnd"/>
            <w:r w:rsidRPr="00E11BED">
              <w:rPr>
                <w:color w:val="000000" w:themeColor="text1"/>
                <w:lang w:val="fr-CM" w:eastAsia="fr-FR"/>
              </w:rPr>
              <w:t xml:space="preserve"> (JSON complet/partiel, valeurs </w:t>
            </w:r>
            <w:proofErr w:type="gramStart"/>
            <w:r w:rsidRPr="00E11BED">
              <w:rPr>
                <w:color w:val="000000" w:themeColor="text1"/>
                <w:lang w:val="fr-CM" w:eastAsia="fr-FR"/>
              </w:rPr>
              <w:t xml:space="preserve">limites) </w:t>
            </w:r>
            <w:r>
              <w:rPr>
                <w:color w:val="000000" w:themeColor="text1"/>
                <w:lang w:val="fr-CM" w:eastAsia="fr-FR"/>
              </w:rPr>
              <w:t xml:space="preserve">  </w:t>
            </w:r>
            <w:proofErr w:type="gramEnd"/>
            <w:r>
              <w:rPr>
                <w:color w:val="000000" w:themeColor="text1"/>
                <w:lang w:val="fr-CM" w:eastAsia="fr-FR"/>
              </w:rPr>
              <w:t xml:space="preserve">      </w:t>
            </w:r>
          </w:p>
        </w:tc>
      </w:tr>
      <w:tr w:rsidR="001F25E0" w:rsidRPr="00E11BED" w14:paraId="4A25B08B" w14:textId="77777777" w:rsidTr="00E11BED">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4C4664DF" w14:textId="45FFBDC7" w:rsidR="00E11BED" w:rsidRPr="00E11BED" w:rsidRDefault="00E11BED" w:rsidP="00E11BED">
            <w:pPr>
              <w:rPr>
                <w:color w:val="000000" w:themeColor="text1"/>
                <w:lang w:val="fr-CM" w:eastAsia="fr-FR"/>
              </w:rPr>
            </w:pPr>
            <w:r w:rsidRPr="00E11BED">
              <w:rPr>
                <w:color w:val="000000" w:themeColor="text1"/>
                <w:lang w:val="fr-CM" w:eastAsia="fr-FR"/>
              </w:rPr>
              <w:t>Réduire l</w:t>
            </w:r>
            <w:r w:rsidR="003F64C8">
              <w:rPr>
                <w:color w:val="000000" w:themeColor="text1"/>
                <w:lang w:val="fr-CM" w:eastAsia="fr-FR"/>
              </w:rPr>
              <w:t>a complexité</w:t>
            </w:r>
            <w:r w:rsidRPr="00E11BED">
              <w:rPr>
                <w:color w:val="000000" w:themeColor="text1"/>
                <w:lang w:val="fr-CM" w:eastAsia="fr-FR"/>
              </w:rPr>
              <w:t xml:space="preserve"> de préparation d’un rapport d’estimation</w:t>
            </w:r>
            <w:r w:rsidR="002B0B85">
              <w:rPr>
                <w:color w:val="000000" w:themeColor="text1"/>
                <w:lang w:val="fr-CM" w:eastAsia="fr-FR"/>
              </w:rPr>
              <w:t xml:space="preserve"> ainsi que les risques d’erreurs manuelles dus </w:t>
            </w:r>
            <w:r w:rsidR="001F25E0">
              <w:rPr>
                <w:color w:val="000000" w:themeColor="text1"/>
                <w:lang w:val="fr-CM" w:eastAsia="fr-FR"/>
              </w:rPr>
              <w:t>à l’usage</w:t>
            </w:r>
            <w:r w:rsidR="002B0B85">
              <w:rPr>
                <w:color w:val="000000" w:themeColor="text1"/>
                <w:lang w:val="fr-CM" w:eastAsia="fr-FR"/>
              </w:rPr>
              <w:t xml:space="preserve"> </w:t>
            </w:r>
            <w:r w:rsidR="001F25E0">
              <w:rPr>
                <w:color w:val="000000" w:themeColor="text1"/>
                <w:lang w:val="fr-CM" w:eastAsia="fr-FR"/>
              </w:rPr>
              <w:t>d’</w:t>
            </w:r>
            <w:r w:rsidR="002B0B85">
              <w:rPr>
                <w:color w:val="000000" w:themeColor="text1"/>
                <w:lang w:val="fr-CM" w:eastAsia="fr-FR"/>
              </w:rPr>
              <w:t>outils</w:t>
            </w:r>
            <w:r w:rsidR="001F25E0">
              <w:rPr>
                <w:color w:val="000000" w:themeColor="text1"/>
                <w:lang w:val="fr-CM" w:eastAsia="fr-FR"/>
              </w:rPr>
              <w:t xml:space="preserve"> multiples pour l’estimation (PVGIS et </w:t>
            </w:r>
            <w:proofErr w:type="spellStart"/>
            <w:r w:rsidR="001F25E0">
              <w:rPr>
                <w:color w:val="000000" w:themeColor="text1"/>
                <w:lang w:val="fr-CM" w:eastAsia="fr-FR"/>
              </w:rPr>
              <w:t>AutoCalSol</w:t>
            </w:r>
            <w:proofErr w:type="spellEnd"/>
            <w:r w:rsidR="001F25E0">
              <w:rPr>
                <w:color w:val="000000" w:themeColor="text1"/>
                <w:lang w:val="fr-CM" w:eastAsia="fr-FR"/>
              </w:rPr>
              <w:t xml:space="preserve"> si le système </w:t>
            </w:r>
            <w:proofErr w:type="spellStart"/>
            <w:r w:rsidR="001F25E0">
              <w:rPr>
                <w:color w:val="000000" w:themeColor="text1"/>
                <w:lang w:val="fr-CM" w:eastAsia="fr-FR"/>
              </w:rPr>
              <w:t>pv</w:t>
            </w:r>
            <w:proofErr w:type="spellEnd"/>
            <w:r w:rsidR="001F25E0">
              <w:rPr>
                <w:color w:val="000000" w:themeColor="text1"/>
                <w:lang w:val="fr-CM" w:eastAsia="fr-FR"/>
              </w:rPr>
              <w:t xml:space="preserve"> est de type suiveur ou de type hors réseau)</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4398A4D7" w14:textId="6E6732D8" w:rsidR="00E11BED" w:rsidRPr="00E11BED" w:rsidRDefault="002B0B85" w:rsidP="00E11BED">
            <w:pPr>
              <w:rPr>
                <w:color w:val="000000" w:themeColor="text1"/>
                <w:lang w:val="fr-CM" w:eastAsia="fr-FR"/>
              </w:rPr>
            </w:pPr>
            <w:r>
              <w:rPr>
                <w:color w:val="000000" w:themeColor="text1"/>
                <w:lang w:val="fr-CM" w:eastAsia="fr-FR"/>
              </w:rPr>
              <w:t xml:space="preserve">- </w:t>
            </w:r>
            <w:r w:rsidR="00E11BED" w:rsidRPr="00E11BED">
              <w:rPr>
                <w:color w:val="000000" w:themeColor="text1"/>
                <w:lang w:val="fr-CM" w:eastAsia="fr-FR"/>
              </w:rPr>
              <w:t xml:space="preserve">Génération automatique </w:t>
            </w:r>
            <w:r w:rsidR="002F75C2">
              <w:rPr>
                <w:color w:val="000000" w:themeColor="text1"/>
                <w:lang w:val="fr-CM" w:eastAsia="fr-FR"/>
              </w:rPr>
              <w:t>de rapports</w:t>
            </w:r>
            <w:r w:rsidR="00E11BED" w:rsidRPr="00E11BED">
              <w:rPr>
                <w:color w:val="000000" w:themeColor="text1"/>
                <w:lang w:val="fr-CM" w:eastAsia="fr-FR"/>
              </w:rPr>
              <w:t xml:space="preserve"> PDF/CSV incluant</w:t>
            </w:r>
            <w:r w:rsidR="002F75C2">
              <w:rPr>
                <w:color w:val="000000" w:themeColor="text1"/>
                <w:lang w:val="fr-CM" w:eastAsia="fr-FR"/>
              </w:rPr>
              <w:t xml:space="preserve"> les tableaux et les graphes associés aux données de</w:t>
            </w:r>
            <w:r w:rsidR="00E11BED" w:rsidRPr="00E11BED">
              <w:rPr>
                <w:color w:val="000000" w:themeColor="text1"/>
                <w:lang w:val="fr-CM" w:eastAsia="fr-FR"/>
              </w:rPr>
              <w:t xml:space="preserve"> production </w:t>
            </w:r>
            <w:r w:rsidR="002F75C2">
              <w:rPr>
                <w:color w:val="000000" w:themeColor="text1"/>
                <w:lang w:val="fr-CM" w:eastAsia="fr-FR"/>
              </w:rPr>
              <w:t>et aux</w:t>
            </w:r>
            <w:r w:rsidR="00E11BED" w:rsidRPr="00E11BED">
              <w:rPr>
                <w:color w:val="000000" w:themeColor="text1"/>
                <w:lang w:val="fr-CM" w:eastAsia="fr-FR"/>
              </w:rPr>
              <w:t xml:space="preserve"> indicateurs financiers</w:t>
            </w:r>
            <w:r w:rsidR="002F75C2" w:rsidRPr="00E11BED">
              <w:rPr>
                <w:color w:val="000000" w:themeColor="text1"/>
                <w:lang w:val="fr-CM" w:eastAsia="fr-FR"/>
              </w:rPr>
              <w:t>(si disponible</w:t>
            </w:r>
            <w:r w:rsidR="001F25E0">
              <w:rPr>
                <w:color w:val="000000" w:themeColor="text1"/>
                <w:lang w:val="fr-CM" w:eastAsia="fr-FR"/>
              </w:rPr>
              <w:t>s</w:t>
            </w:r>
            <w:r w:rsidR="002F75C2" w:rsidRPr="00E11BED">
              <w:rPr>
                <w:color w:val="000000" w:themeColor="text1"/>
                <w:lang w:val="fr-CM" w:eastAsia="fr-FR"/>
              </w:rPr>
              <w:t>)</w:t>
            </w:r>
            <w:r w:rsidR="002F75C2">
              <w:rPr>
                <w:color w:val="000000" w:themeColor="text1"/>
                <w:lang w:val="fr-CM" w:eastAsia="fr-FR"/>
              </w:rPr>
              <w:t xml:space="preserve"> </w:t>
            </w:r>
            <w:r w:rsidR="00E11BED" w:rsidRPr="00E11BED">
              <w:rPr>
                <w:color w:val="000000" w:themeColor="text1"/>
                <w:lang w:val="fr-CM" w:eastAsia="fr-FR"/>
              </w:rPr>
              <w:t xml:space="preserve">; </w:t>
            </w:r>
            <w:r>
              <w:rPr>
                <w:color w:val="000000" w:themeColor="text1"/>
                <w:lang w:val="fr-CM" w:eastAsia="fr-FR"/>
              </w:rPr>
              <w:t xml:space="preserve">                - Réduction du nombre d’étapes pour créer un rapport client : on passe de </w:t>
            </w:r>
            <w:r w:rsidR="002925DF">
              <w:rPr>
                <w:color w:val="000000" w:themeColor="text1"/>
                <w:lang w:val="fr-CM" w:eastAsia="fr-FR"/>
              </w:rPr>
              <w:t xml:space="preserve">au plus </w:t>
            </w:r>
            <w:r>
              <w:rPr>
                <w:color w:val="000000" w:themeColor="text1"/>
                <w:lang w:val="fr-CM" w:eastAsia="fr-FR"/>
              </w:rPr>
              <w:t xml:space="preserve">5 étapes (voir </w:t>
            </w:r>
            <w:proofErr w:type="spellStart"/>
            <w:r>
              <w:rPr>
                <w:color w:val="000000" w:themeColor="text1"/>
                <w:lang w:val="fr-CM" w:eastAsia="fr-FR"/>
              </w:rPr>
              <w:t>setion</w:t>
            </w:r>
            <w:proofErr w:type="spellEnd"/>
            <w:r>
              <w:rPr>
                <w:color w:val="000000" w:themeColor="text1"/>
                <w:lang w:val="fr-CM" w:eastAsia="fr-FR"/>
              </w:rPr>
              <w:t xml:space="preserve"> II.2.2.2 Processus actuel) à </w:t>
            </w:r>
            <w:r w:rsidR="002925DF">
              <w:rPr>
                <w:color w:val="000000" w:themeColor="text1"/>
                <w:lang w:val="fr-CM" w:eastAsia="fr-FR"/>
              </w:rPr>
              <w:t xml:space="preserve">exactement </w:t>
            </w:r>
            <w:r>
              <w:rPr>
                <w:color w:val="000000" w:themeColor="text1"/>
                <w:lang w:val="fr-CM" w:eastAsia="fr-FR"/>
              </w:rPr>
              <w:t>2 étapes (remplissage des données dans les formulaires de l’application et génération de rapport)</w:t>
            </w:r>
            <w:r w:rsidR="001F25E0">
              <w:rPr>
                <w:color w:val="000000" w:themeColor="text1"/>
                <w:lang w:val="fr-CM" w:eastAsia="fr-FR"/>
              </w:rPr>
              <w:t xml:space="preserve">                                                                 -  </w:t>
            </w:r>
            <w:r w:rsidR="002925DF">
              <w:rPr>
                <w:color w:val="000000" w:themeColor="text1"/>
                <w:lang w:val="fr-CM" w:eastAsia="fr-FR"/>
              </w:rPr>
              <w:t>Centralisation des calculs et suppressions des ressaisies</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2142CA65" w14:textId="2823202E" w:rsidR="002B0B85" w:rsidRDefault="00E11BED" w:rsidP="00E11BED">
            <w:pPr>
              <w:rPr>
                <w:color w:val="000000" w:themeColor="text1"/>
                <w:lang w:val="fr-CM" w:eastAsia="fr-FR"/>
              </w:rPr>
            </w:pPr>
            <w:r w:rsidRPr="00E11BED">
              <w:rPr>
                <w:color w:val="000000" w:themeColor="text1"/>
                <w:lang w:val="fr-CM" w:eastAsia="fr-FR"/>
              </w:rPr>
              <w:t xml:space="preserve">- Feedback utilisateur </w:t>
            </w:r>
            <w:r w:rsidR="002925DF">
              <w:rPr>
                <w:color w:val="000000" w:themeColor="text1"/>
                <w:lang w:val="fr-CM" w:eastAsia="fr-FR"/>
              </w:rPr>
              <w:t xml:space="preserve">(voir </w:t>
            </w:r>
            <w:proofErr w:type="gramStart"/>
            <w:r w:rsidR="002925DF">
              <w:rPr>
                <w:color w:val="000000" w:themeColor="text1"/>
                <w:lang w:val="fr-CM" w:eastAsia="fr-FR"/>
              </w:rPr>
              <w:t>les appréciation</w:t>
            </w:r>
            <w:proofErr w:type="gramEnd"/>
            <w:r w:rsidR="002925DF">
              <w:rPr>
                <w:color w:val="000000" w:themeColor="text1"/>
                <w:lang w:val="fr-CM" w:eastAsia="fr-FR"/>
              </w:rPr>
              <w:t xml:space="preserve"> du président de l’entreprise dans la </w:t>
            </w:r>
            <w:proofErr w:type="spellStart"/>
            <w:r w:rsidR="002925DF">
              <w:rPr>
                <w:color w:val="000000" w:themeColor="text1"/>
                <w:lang w:val="fr-CM" w:eastAsia="fr-FR"/>
              </w:rPr>
              <w:t>fice</w:t>
            </w:r>
            <w:proofErr w:type="spellEnd"/>
            <w:r w:rsidR="002925DF">
              <w:rPr>
                <w:color w:val="000000" w:themeColor="text1"/>
                <w:lang w:val="fr-CM" w:eastAsia="fr-FR"/>
              </w:rPr>
              <w:t xml:space="preserve"> de stage)</w:t>
            </w:r>
            <w:r w:rsidRPr="00E11BED">
              <w:rPr>
                <w:color w:val="000000" w:themeColor="text1"/>
                <w:lang w:val="fr-CM" w:eastAsia="fr-FR"/>
              </w:rPr>
              <w:t xml:space="preserve">  </w:t>
            </w:r>
          </w:p>
          <w:p w14:paraId="51F8A02D" w14:textId="1AC2E9A7" w:rsidR="00E11BED" w:rsidRPr="00E11BED" w:rsidRDefault="00E11BED" w:rsidP="00E11BED">
            <w:pPr>
              <w:rPr>
                <w:color w:val="000000" w:themeColor="text1"/>
                <w:lang w:val="fr-CM" w:eastAsia="fr-FR"/>
              </w:rPr>
            </w:pPr>
            <w:r w:rsidRPr="00E11BED">
              <w:rPr>
                <w:color w:val="000000" w:themeColor="text1"/>
                <w:lang w:val="fr-CM" w:eastAsia="fr-FR"/>
              </w:rPr>
              <w:t>- Comptage étapes manuelles éliminées</w:t>
            </w:r>
            <w:r w:rsidR="001F25E0">
              <w:rPr>
                <w:color w:val="000000" w:themeColor="text1"/>
                <w:lang w:val="fr-CM" w:eastAsia="fr-FR"/>
              </w:rPr>
              <w:t xml:space="preserve"> </w:t>
            </w:r>
            <w:r w:rsidR="002925DF">
              <w:rPr>
                <w:color w:val="000000" w:themeColor="text1"/>
                <w:lang w:val="fr-CM" w:eastAsia="fr-FR"/>
              </w:rPr>
              <w:t>(voir se</w:t>
            </w:r>
            <w:r w:rsidR="002925DF">
              <w:rPr>
                <w:color w:val="000000" w:themeColor="text1"/>
                <w:lang w:val="fr-CM" w:eastAsia="fr-FR"/>
              </w:rPr>
              <w:t>c</w:t>
            </w:r>
            <w:r w:rsidR="002925DF">
              <w:rPr>
                <w:color w:val="000000" w:themeColor="text1"/>
                <w:lang w:val="fr-CM" w:eastAsia="fr-FR"/>
              </w:rPr>
              <w:t>tion II.2.2.2 Processus actuel)</w:t>
            </w:r>
          </w:p>
        </w:tc>
      </w:tr>
      <w:tr w:rsidR="001F25E0" w:rsidRPr="00E11BED" w14:paraId="0A24DB84" w14:textId="77777777" w:rsidTr="00E11BED">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3D6C1110" w14:textId="77777777" w:rsidR="00E11BED" w:rsidRPr="00E11BED" w:rsidRDefault="00E11BED" w:rsidP="00E11BED">
            <w:pPr>
              <w:rPr>
                <w:color w:val="000000" w:themeColor="text1"/>
                <w:lang w:val="fr-CM" w:eastAsia="fr-FR"/>
              </w:rPr>
            </w:pPr>
            <w:r w:rsidRPr="00E11BED">
              <w:rPr>
                <w:color w:val="000000" w:themeColor="text1"/>
                <w:lang w:val="fr-CM" w:eastAsia="fr-FR"/>
              </w:rPr>
              <w:t>Modéliser les données et calculs puis implémenter les indicateurs financiers (VAN, etc.)</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75D7550C" w14:textId="7205D636" w:rsidR="00E11BED" w:rsidRPr="00E11BED" w:rsidRDefault="00E11BED" w:rsidP="00E11BED">
            <w:pPr>
              <w:rPr>
                <w:color w:val="000000" w:themeColor="text1"/>
                <w:lang w:val="fr-CM" w:eastAsia="fr-FR"/>
              </w:rPr>
            </w:pPr>
            <w:r w:rsidRPr="00E11BED">
              <w:rPr>
                <w:color w:val="000000" w:themeColor="text1"/>
                <w:lang w:val="fr-CM" w:eastAsia="fr-FR"/>
              </w:rPr>
              <w:t xml:space="preserve">Implémentation de </w:t>
            </w:r>
            <w:proofErr w:type="spellStart"/>
            <w:r w:rsidRPr="00E11BED">
              <w:rPr>
                <w:color w:val="000000" w:themeColor="text1"/>
                <w:lang w:val="fr-CM" w:eastAsia="fr-FR"/>
              </w:rPr>
              <w:t>FinancialCalculator</w:t>
            </w:r>
            <w:proofErr w:type="spellEnd"/>
            <w:r w:rsidRPr="00E11BED">
              <w:rPr>
                <w:color w:val="000000" w:themeColor="text1"/>
                <w:lang w:val="fr-CM" w:eastAsia="fr-FR"/>
              </w:rPr>
              <w:t xml:space="preserve"> (flux annuel, VAN, TRI, </w:t>
            </w:r>
            <w:proofErr w:type="spellStart"/>
            <w:r w:rsidRPr="00E11BED">
              <w:rPr>
                <w:color w:val="000000" w:themeColor="text1"/>
                <w:lang w:val="fr-CM" w:eastAsia="fr-FR"/>
              </w:rPr>
              <w:t>payback</w:t>
            </w:r>
            <w:proofErr w:type="spellEnd"/>
            <w:r w:rsidRPr="00E11BED">
              <w:rPr>
                <w:color w:val="000000" w:themeColor="text1"/>
                <w:lang w:val="fr-CM" w:eastAsia="fr-FR"/>
              </w:rPr>
              <w:t>…)</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60E69D13" w14:textId="4541E489" w:rsidR="00E11BED" w:rsidRPr="00E11BED" w:rsidRDefault="00E11BED" w:rsidP="00E11BED">
            <w:pPr>
              <w:rPr>
                <w:color w:val="000000" w:themeColor="text1"/>
                <w:lang w:val="fr-CM" w:eastAsia="fr-FR"/>
              </w:rPr>
            </w:pPr>
            <w:r w:rsidRPr="00E11BED">
              <w:rPr>
                <w:color w:val="000000" w:themeColor="text1"/>
                <w:lang w:val="fr-CM" w:eastAsia="fr-FR"/>
              </w:rPr>
              <w:t xml:space="preserve">- Tests unitaires sur formules (valeurs connues / cas </w:t>
            </w:r>
            <w:proofErr w:type="gramStart"/>
            <w:r w:rsidRPr="00E11BED">
              <w:rPr>
                <w:color w:val="000000" w:themeColor="text1"/>
                <w:lang w:val="fr-CM" w:eastAsia="fr-FR"/>
              </w:rPr>
              <w:t xml:space="preserve">limites)  </w:t>
            </w:r>
            <w:r w:rsidR="002925DF">
              <w:rPr>
                <w:color w:val="000000" w:themeColor="text1"/>
                <w:lang w:val="fr-CM" w:eastAsia="fr-FR"/>
              </w:rPr>
              <w:t xml:space="preserve"> </w:t>
            </w:r>
            <w:proofErr w:type="gramEnd"/>
            <w:r w:rsidR="002925DF">
              <w:rPr>
                <w:color w:val="000000" w:themeColor="text1"/>
                <w:lang w:val="fr-CM" w:eastAsia="fr-FR"/>
              </w:rPr>
              <w:t xml:space="preserve">     </w:t>
            </w:r>
            <w:r w:rsidRPr="00E11BED">
              <w:rPr>
                <w:color w:val="000000" w:themeColor="text1"/>
                <w:lang w:val="fr-CM" w:eastAsia="fr-FR"/>
              </w:rPr>
              <w:t xml:space="preserve">- Comparaison avec </w:t>
            </w:r>
            <w:r w:rsidR="002925DF">
              <w:rPr>
                <w:color w:val="000000" w:themeColor="text1"/>
                <w:lang w:val="fr-CM" w:eastAsia="fr-FR"/>
              </w:rPr>
              <w:t>des données</w:t>
            </w:r>
            <w:r w:rsidRPr="00E11BED">
              <w:rPr>
                <w:color w:val="000000" w:themeColor="text1"/>
                <w:lang w:val="fr-CM" w:eastAsia="fr-FR"/>
              </w:rPr>
              <w:t xml:space="preserve"> de référence</w:t>
            </w:r>
            <w:r w:rsidR="002925DF">
              <w:rPr>
                <w:color w:val="000000" w:themeColor="text1"/>
                <w:lang w:val="fr-CM" w:eastAsia="fr-FR"/>
              </w:rPr>
              <w:t xml:space="preserve"> de l’entreprise</w:t>
            </w:r>
            <w:r w:rsidRPr="00E11BED">
              <w:rPr>
                <w:color w:val="000000" w:themeColor="text1"/>
                <w:lang w:val="fr-CM" w:eastAsia="fr-FR"/>
              </w:rPr>
              <w:t xml:space="preserve"> </w:t>
            </w:r>
          </w:p>
        </w:tc>
      </w:tr>
      <w:tr w:rsidR="001F25E0" w:rsidRPr="00E11BED" w14:paraId="50FFBB45" w14:textId="77777777" w:rsidTr="00E11BED">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430602DC" w14:textId="77777777" w:rsidR="00E11BED" w:rsidRPr="00E11BED" w:rsidRDefault="00E11BED" w:rsidP="00E11BED">
            <w:pPr>
              <w:rPr>
                <w:color w:val="000000" w:themeColor="text1"/>
                <w:lang w:val="fr-CM" w:eastAsia="fr-FR"/>
              </w:rPr>
            </w:pPr>
            <w:r w:rsidRPr="00E11BED">
              <w:rPr>
                <w:color w:val="000000" w:themeColor="text1"/>
                <w:lang w:val="fr-CM" w:eastAsia="fr-FR"/>
              </w:rPr>
              <w:lastRenderedPageBreak/>
              <w:t>Créer une interface ergonomique, valider les entrées et orchestrer via des contrôleurs fiables</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58A89CB2" w14:textId="042CE635" w:rsidR="00E11BED" w:rsidRPr="00E11BED" w:rsidRDefault="00E11BED" w:rsidP="00E11BED">
            <w:pPr>
              <w:rPr>
                <w:color w:val="000000" w:themeColor="text1"/>
                <w:lang w:val="fr-CM" w:eastAsia="fr-FR"/>
              </w:rPr>
            </w:pPr>
            <w:r w:rsidRPr="00E11BED">
              <w:rPr>
                <w:color w:val="000000" w:themeColor="text1"/>
                <w:lang w:val="fr-CM" w:eastAsia="fr-FR"/>
              </w:rPr>
              <w:t xml:space="preserve">UI réactive (Swing + </w:t>
            </w:r>
            <w:proofErr w:type="spellStart"/>
            <w:r w:rsidRPr="00E11BED">
              <w:rPr>
                <w:color w:val="000000" w:themeColor="text1"/>
                <w:lang w:val="fr-CM" w:eastAsia="fr-FR"/>
              </w:rPr>
              <w:t>SwingWorker</w:t>
            </w:r>
            <w:proofErr w:type="spellEnd"/>
            <w:proofErr w:type="gramStart"/>
            <w:r w:rsidRPr="00E11BED">
              <w:rPr>
                <w:color w:val="000000" w:themeColor="text1"/>
                <w:lang w:val="fr-CM" w:eastAsia="fr-FR"/>
              </w:rPr>
              <w:t>);</w:t>
            </w:r>
            <w:proofErr w:type="gramEnd"/>
            <w:r w:rsidRPr="00E11BED">
              <w:rPr>
                <w:color w:val="000000" w:themeColor="text1"/>
                <w:lang w:val="fr-CM" w:eastAsia="fr-FR"/>
              </w:rPr>
              <w:t xml:space="preserve"> contrôleurs </w:t>
            </w:r>
            <w:proofErr w:type="gramStart"/>
            <w:r w:rsidRPr="00E11BED">
              <w:rPr>
                <w:color w:val="000000" w:themeColor="text1"/>
                <w:lang w:val="fr-CM" w:eastAsia="fr-FR"/>
              </w:rPr>
              <w:t>isolés;</w:t>
            </w:r>
            <w:proofErr w:type="gramEnd"/>
            <w:r w:rsidRPr="00E11BED">
              <w:rPr>
                <w:color w:val="000000" w:themeColor="text1"/>
                <w:lang w:val="fr-CM" w:eastAsia="fr-FR"/>
              </w:rPr>
              <w:t xml:space="preserve"> messages </w:t>
            </w:r>
            <w:proofErr w:type="gramStart"/>
            <w:r w:rsidRPr="00E11BED">
              <w:rPr>
                <w:color w:val="000000" w:themeColor="text1"/>
                <w:lang w:val="fr-CM" w:eastAsia="fr-FR"/>
              </w:rPr>
              <w:t>clairs;</w:t>
            </w:r>
            <w:proofErr w:type="gramEnd"/>
            <w:r w:rsidRPr="00E11BED">
              <w:rPr>
                <w:color w:val="000000" w:themeColor="text1"/>
                <w:lang w:val="fr-CM" w:eastAsia="fr-FR"/>
              </w:rPr>
              <w:t xml:space="preserve"> inhibition</w:t>
            </w:r>
            <w:r w:rsidR="005002F2">
              <w:rPr>
                <w:color w:val="000000" w:themeColor="text1"/>
                <w:lang w:val="fr-CM" w:eastAsia="fr-FR"/>
              </w:rPr>
              <w:t xml:space="preserve"> des</w:t>
            </w:r>
            <w:r w:rsidRPr="00E11BED">
              <w:rPr>
                <w:color w:val="000000" w:themeColor="text1"/>
                <w:lang w:val="fr-CM" w:eastAsia="fr-FR"/>
              </w:rPr>
              <w:t xml:space="preserve"> boutons en </w:t>
            </w:r>
            <w:r w:rsidR="005002F2">
              <w:rPr>
                <w:color w:val="000000" w:themeColor="text1"/>
                <w:lang w:val="fr-CM" w:eastAsia="fr-FR"/>
              </w:rPr>
              <w:t xml:space="preserve">cas </w:t>
            </w:r>
            <w:r w:rsidRPr="00E11BED">
              <w:rPr>
                <w:color w:val="000000" w:themeColor="text1"/>
                <w:lang w:val="fr-CM" w:eastAsia="fr-FR"/>
              </w:rPr>
              <w:t>erreur.</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57902C48" w14:textId="2D3BE4C7" w:rsidR="00E11BED" w:rsidRPr="00E11BED" w:rsidRDefault="00E11BED" w:rsidP="00E11BED">
            <w:pPr>
              <w:rPr>
                <w:color w:val="000000" w:themeColor="text1"/>
                <w:lang w:val="fr-CM" w:eastAsia="fr-FR"/>
              </w:rPr>
            </w:pPr>
            <w:r w:rsidRPr="00E11BED">
              <w:rPr>
                <w:color w:val="000000" w:themeColor="text1"/>
                <w:lang w:val="fr-CM" w:eastAsia="fr-FR"/>
              </w:rPr>
              <w:t xml:space="preserve">- Tests contrôleurs (succès / échec </w:t>
            </w:r>
            <w:proofErr w:type="spellStart"/>
            <w:r w:rsidRPr="00E11BED">
              <w:rPr>
                <w:color w:val="000000" w:themeColor="text1"/>
                <w:lang w:val="fr-CM" w:eastAsia="fr-FR"/>
              </w:rPr>
              <w:t>mocké</w:t>
            </w:r>
            <w:proofErr w:type="spellEnd"/>
            <w:r w:rsidRPr="00E11BED">
              <w:rPr>
                <w:color w:val="000000" w:themeColor="text1"/>
                <w:lang w:val="fr-CM" w:eastAsia="fr-FR"/>
              </w:rPr>
              <w:t xml:space="preserve">) </w:t>
            </w:r>
          </w:p>
        </w:tc>
      </w:tr>
      <w:tr w:rsidR="001F25E0" w:rsidRPr="00E11BED" w14:paraId="6E7AA110" w14:textId="77777777" w:rsidTr="00E11BED">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7DC01C3B" w14:textId="77777777" w:rsidR="00E11BED" w:rsidRPr="00E11BED" w:rsidRDefault="00E11BED" w:rsidP="00E11BED">
            <w:pPr>
              <w:rPr>
                <w:color w:val="000000" w:themeColor="text1"/>
                <w:lang w:val="fr-CM" w:eastAsia="fr-FR"/>
              </w:rPr>
            </w:pPr>
            <w:r w:rsidRPr="00E11BED">
              <w:rPr>
                <w:color w:val="000000" w:themeColor="text1"/>
                <w:lang w:val="fr-CM" w:eastAsia="fr-FR"/>
              </w:rPr>
              <w:t xml:space="preserve">Industrialiser la </w:t>
            </w:r>
            <w:proofErr w:type="gramStart"/>
            <w:r w:rsidRPr="00E11BED">
              <w:rPr>
                <w:color w:val="000000" w:themeColor="text1"/>
                <w:lang w:val="fr-CM" w:eastAsia="fr-FR"/>
              </w:rPr>
              <w:t>qualité:</w:t>
            </w:r>
            <w:proofErr w:type="gramEnd"/>
            <w:r w:rsidRPr="00E11BED">
              <w:rPr>
                <w:color w:val="000000" w:themeColor="text1"/>
                <w:lang w:val="fr-CM" w:eastAsia="fr-FR"/>
              </w:rPr>
              <w:t xml:space="preserve"> tests unitaires, couverture ciblée, analyse statique, documentation d’usage</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4E07FF4A" w14:textId="77777777" w:rsidR="00E11BED" w:rsidRPr="00E11BED" w:rsidRDefault="00E11BED" w:rsidP="00E11BED">
            <w:pPr>
              <w:rPr>
                <w:color w:val="000000" w:themeColor="text1"/>
                <w:lang w:val="fr-CM" w:eastAsia="fr-FR"/>
              </w:rPr>
            </w:pPr>
            <w:r w:rsidRPr="00E11BED">
              <w:rPr>
                <w:color w:val="000000" w:themeColor="text1"/>
                <w:lang w:val="fr-CM" w:eastAsia="fr-FR"/>
              </w:rPr>
              <w:t>Suite de tests (</w:t>
            </w:r>
            <w:proofErr w:type="spellStart"/>
            <w:r w:rsidRPr="00E11BED">
              <w:rPr>
                <w:color w:val="000000" w:themeColor="text1"/>
                <w:lang w:val="fr-CM" w:eastAsia="fr-FR"/>
              </w:rPr>
              <w:t>parser</w:t>
            </w:r>
            <w:proofErr w:type="spellEnd"/>
            <w:r w:rsidRPr="00E11BED">
              <w:rPr>
                <w:color w:val="000000" w:themeColor="text1"/>
                <w:lang w:val="fr-CM" w:eastAsia="fr-FR"/>
              </w:rPr>
              <w:t>, finance, export, contrôleurs</w:t>
            </w:r>
            <w:proofErr w:type="gramStart"/>
            <w:r w:rsidRPr="00E11BED">
              <w:rPr>
                <w:color w:val="000000" w:themeColor="text1"/>
                <w:lang w:val="fr-CM" w:eastAsia="fr-FR"/>
              </w:rPr>
              <w:t>);</w:t>
            </w:r>
            <w:proofErr w:type="gramEnd"/>
            <w:r w:rsidRPr="00E11BED">
              <w:rPr>
                <w:color w:val="000000" w:themeColor="text1"/>
                <w:lang w:val="fr-CM" w:eastAsia="fr-FR"/>
              </w:rPr>
              <w:t xml:space="preserve"> profil </w:t>
            </w:r>
            <w:proofErr w:type="spellStart"/>
            <w:r w:rsidRPr="00E11BED">
              <w:rPr>
                <w:color w:val="000000" w:themeColor="text1"/>
                <w:lang w:val="fr-CM" w:eastAsia="fr-FR"/>
              </w:rPr>
              <w:t>JaCoCo</w:t>
            </w:r>
            <w:proofErr w:type="spellEnd"/>
            <w:r w:rsidRPr="00E11BED">
              <w:rPr>
                <w:color w:val="000000" w:themeColor="text1"/>
                <w:lang w:val="fr-CM" w:eastAsia="fr-FR"/>
              </w:rPr>
              <w:t xml:space="preserve"> </w:t>
            </w:r>
            <w:proofErr w:type="gramStart"/>
            <w:r w:rsidRPr="00E11BED">
              <w:rPr>
                <w:color w:val="000000" w:themeColor="text1"/>
                <w:lang w:val="fr-CM" w:eastAsia="fr-FR"/>
              </w:rPr>
              <w:t>ciblé;</w:t>
            </w:r>
            <w:proofErr w:type="gramEnd"/>
            <w:r w:rsidRPr="00E11BED">
              <w:rPr>
                <w:color w:val="000000" w:themeColor="text1"/>
                <w:lang w:val="fr-CM" w:eastAsia="fr-FR"/>
              </w:rPr>
              <w:t xml:space="preserve"> </w:t>
            </w:r>
            <w:proofErr w:type="gramStart"/>
            <w:r w:rsidRPr="00E11BED">
              <w:rPr>
                <w:color w:val="000000" w:themeColor="text1"/>
                <w:lang w:val="fr-CM" w:eastAsia="fr-FR"/>
              </w:rPr>
              <w:t>Sonar:</w:t>
            </w:r>
            <w:proofErr w:type="gramEnd"/>
            <w:r w:rsidRPr="00E11BED">
              <w:rPr>
                <w:color w:val="000000" w:themeColor="text1"/>
                <w:lang w:val="fr-CM" w:eastAsia="fr-FR"/>
              </w:rPr>
              <w:t xml:space="preserve"> notes A (maintenabilité/sécurité</w:t>
            </w:r>
            <w:proofErr w:type="gramStart"/>
            <w:r w:rsidRPr="00E11BED">
              <w:rPr>
                <w:color w:val="000000" w:themeColor="text1"/>
                <w:lang w:val="fr-CM" w:eastAsia="fr-FR"/>
              </w:rPr>
              <w:t>);</w:t>
            </w:r>
            <w:proofErr w:type="gramEnd"/>
            <w:r w:rsidRPr="00E11BED">
              <w:rPr>
                <w:color w:val="000000" w:themeColor="text1"/>
                <w:lang w:val="fr-CM" w:eastAsia="fr-FR"/>
              </w:rPr>
              <w:t xml:space="preserve"> README + UML + cas d’usage rédigés.</w:t>
            </w:r>
          </w:p>
        </w:tc>
        <w:tc>
          <w:tcPr>
            <w:tcW w:w="0" w:type="auto"/>
            <w:tcBorders>
              <w:top w:val="single" w:sz="4" w:space="0" w:color="969696"/>
              <w:left w:val="single" w:sz="4" w:space="0" w:color="969696"/>
              <w:bottom w:val="single" w:sz="4" w:space="0" w:color="969696"/>
              <w:right w:val="single" w:sz="4" w:space="0" w:color="969696"/>
            </w:tcBorders>
            <w:shd w:val="clear" w:color="auto" w:fill="FFFFFF" w:themeFill="background1"/>
            <w:vAlign w:val="center"/>
            <w:hideMark/>
          </w:tcPr>
          <w:p w14:paraId="23D99D77" w14:textId="32B997FA" w:rsidR="00E11BED" w:rsidRPr="00E11BED" w:rsidRDefault="00E11BED" w:rsidP="00E11BED">
            <w:pPr>
              <w:rPr>
                <w:color w:val="000000" w:themeColor="text1"/>
                <w:lang w:val="fr-CM" w:eastAsia="fr-FR"/>
              </w:rPr>
            </w:pPr>
            <w:r w:rsidRPr="00E11BED">
              <w:rPr>
                <w:color w:val="000000" w:themeColor="text1"/>
                <w:lang w:val="fr-CM" w:eastAsia="fr-FR"/>
              </w:rPr>
              <w:t xml:space="preserve">- Rapport </w:t>
            </w:r>
            <w:proofErr w:type="spellStart"/>
            <w:r w:rsidRPr="00E11BED">
              <w:rPr>
                <w:color w:val="000000" w:themeColor="text1"/>
                <w:lang w:val="fr-CM" w:eastAsia="fr-FR"/>
              </w:rPr>
              <w:t>JaCoCo</w:t>
            </w:r>
            <w:proofErr w:type="spellEnd"/>
            <w:r w:rsidRPr="00E11BED">
              <w:rPr>
                <w:color w:val="000000" w:themeColor="text1"/>
                <w:lang w:val="fr-CM" w:eastAsia="fr-FR"/>
              </w:rPr>
              <w:t xml:space="preserve"> (</w:t>
            </w:r>
            <w:proofErr w:type="spellStart"/>
            <w:r w:rsidRPr="00E11BED">
              <w:rPr>
                <w:color w:val="000000" w:themeColor="text1"/>
                <w:lang w:val="fr-CM" w:eastAsia="fr-FR"/>
              </w:rPr>
              <w:t>mvn</w:t>
            </w:r>
            <w:proofErr w:type="spellEnd"/>
            <w:r w:rsidRPr="00E11BED">
              <w:rPr>
                <w:color w:val="000000" w:themeColor="text1"/>
                <w:lang w:val="fr-CM" w:eastAsia="fr-FR"/>
              </w:rPr>
              <w:t xml:space="preserve"> </w:t>
            </w:r>
            <w:proofErr w:type="spellStart"/>
            <w:r w:rsidRPr="00E11BED">
              <w:rPr>
                <w:color w:val="000000" w:themeColor="text1"/>
                <w:lang w:val="fr-CM" w:eastAsia="fr-FR"/>
              </w:rPr>
              <w:t>verify</w:t>
            </w:r>
            <w:proofErr w:type="spellEnd"/>
            <w:r w:rsidRPr="00E11BED">
              <w:rPr>
                <w:color w:val="000000" w:themeColor="text1"/>
                <w:lang w:val="fr-CM" w:eastAsia="fr-FR"/>
              </w:rPr>
              <w:t xml:space="preserve"> -</w:t>
            </w:r>
            <w:proofErr w:type="spellStart"/>
            <w:proofErr w:type="gramStart"/>
            <w:r w:rsidRPr="00E11BED">
              <w:rPr>
                <w:color w:val="000000" w:themeColor="text1"/>
                <w:lang w:val="fr-CM" w:eastAsia="fr-FR"/>
              </w:rPr>
              <w:t>Pcoverage</w:t>
            </w:r>
            <w:proofErr w:type="spellEnd"/>
            <w:r w:rsidRPr="00E11BED">
              <w:rPr>
                <w:color w:val="000000" w:themeColor="text1"/>
                <w:lang w:val="fr-CM" w:eastAsia="fr-FR"/>
              </w:rPr>
              <w:t xml:space="preserve">) </w:t>
            </w:r>
            <w:r w:rsidR="005002F2">
              <w:rPr>
                <w:color w:val="000000" w:themeColor="text1"/>
                <w:lang w:val="fr-CM" w:eastAsia="fr-FR"/>
              </w:rPr>
              <w:t xml:space="preserve">  </w:t>
            </w:r>
            <w:proofErr w:type="gramEnd"/>
            <w:r w:rsidR="005002F2">
              <w:rPr>
                <w:color w:val="000000" w:themeColor="text1"/>
                <w:lang w:val="fr-CM" w:eastAsia="fr-FR"/>
              </w:rPr>
              <w:t xml:space="preserve">                     </w:t>
            </w:r>
            <w:r w:rsidRPr="00E11BED">
              <w:rPr>
                <w:color w:val="000000" w:themeColor="text1"/>
                <w:lang w:val="fr-CM" w:eastAsia="fr-FR"/>
              </w:rPr>
              <w:t xml:space="preserve"> </w:t>
            </w:r>
            <w:r w:rsidR="005002F2">
              <w:rPr>
                <w:color w:val="000000" w:themeColor="text1"/>
                <w:lang w:val="fr-CM" w:eastAsia="fr-FR"/>
              </w:rPr>
              <w:t xml:space="preserve">                          </w:t>
            </w:r>
            <w:r w:rsidRPr="00E11BED">
              <w:rPr>
                <w:color w:val="000000" w:themeColor="text1"/>
                <w:lang w:val="fr-CM" w:eastAsia="fr-FR"/>
              </w:rPr>
              <w:t xml:space="preserve">- Tableau de bord </w:t>
            </w:r>
            <w:proofErr w:type="spellStart"/>
            <w:r w:rsidRPr="00E11BED">
              <w:rPr>
                <w:color w:val="000000" w:themeColor="text1"/>
                <w:lang w:val="fr-CM" w:eastAsia="fr-FR"/>
              </w:rPr>
              <w:t>Sonar</w:t>
            </w:r>
            <w:r w:rsidR="002925DF">
              <w:rPr>
                <w:color w:val="000000" w:themeColor="text1"/>
                <w:lang w:val="fr-CM" w:eastAsia="fr-FR"/>
              </w:rPr>
              <w:t>Qube</w:t>
            </w:r>
            <w:proofErr w:type="spellEnd"/>
            <w:r w:rsidRPr="00E11BED">
              <w:rPr>
                <w:color w:val="000000" w:themeColor="text1"/>
                <w:lang w:val="fr-CM" w:eastAsia="fr-FR"/>
              </w:rPr>
              <w:t xml:space="preserve"> (tech </w:t>
            </w:r>
            <w:proofErr w:type="spellStart"/>
            <w:r w:rsidRPr="00E11BED">
              <w:rPr>
                <w:color w:val="000000" w:themeColor="text1"/>
                <w:lang w:val="fr-CM" w:eastAsia="fr-FR"/>
              </w:rPr>
              <w:t>debt</w:t>
            </w:r>
            <w:proofErr w:type="spellEnd"/>
            <w:r w:rsidRPr="00E11BED">
              <w:rPr>
                <w:color w:val="000000" w:themeColor="text1"/>
                <w:lang w:val="fr-CM" w:eastAsia="fr-FR"/>
              </w:rPr>
              <w:t xml:space="preserve"> ratio, vulnérabilités=0)  </w:t>
            </w:r>
            <w:r w:rsidR="007208B3">
              <w:rPr>
                <w:color w:val="000000" w:themeColor="text1"/>
                <w:lang w:val="fr-CM" w:eastAsia="fr-FR"/>
              </w:rPr>
              <w:t xml:space="preserve">                           </w:t>
            </w:r>
            <w:r w:rsidRPr="00E11BED">
              <w:rPr>
                <w:color w:val="000000" w:themeColor="text1"/>
                <w:lang w:val="fr-CM" w:eastAsia="fr-FR"/>
              </w:rPr>
              <w:t xml:space="preserve">- Revue documentaire (complétude README/UML) </w:t>
            </w:r>
          </w:p>
        </w:tc>
      </w:tr>
    </w:tbl>
    <w:p w14:paraId="4A14AB5C" w14:textId="77777777" w:rsidR="00AF54F7" w:rsidRPr="00AF54F7" w:rsidRDefault="00AF54F7" w:rsidP="00AF54F7">
      <w:pPr>
        <w:rPr>
          <w:lang w:eastAsia="fr-FR"/>
        </w:rPr>
      </w:pPr>
    </w:p>
    <w:p w14:paraId="64A0E68A" w14:textId="50A07CBF" w:rsidR="007208B3" w:rsidRDefault="007208B3" w:rsidP="007208B3">
      <w:pPr>
        <w:pStyle w:val="Titre2"/>
      </w:pPr>
      <w:bookmarkStart w:id="40" w:name="_Toc210558657"/>
      <w:r>
        <w:t>VI.</w:t>
      </w:r>
      <w:r>
        <w:t>2</w:t>
      </w:r>
      <w:r>
        <w:t xml:space="preserve">. </w:t>
      </w:r>
      <w:r w:rsidR="0060357A">
        <w:t xml:space="preserve">Critiques des </w:t>
      </w:r>
      <w:proofErr w:type="spellStart"/>
      <w:r w:rsidR="0060357A">
        <w:t>resultats</w:t>
      </w:r>
      <w:bookmarkEnd w:id="40"/>
      <w:proofErr w:type="spellEnd"/>
      <w:r>
        <w:t xml:space="preserve"> </w:t>
      </w:r>
    </w:p>
    <w:p w14:paraId="6CEC47C9" w14:textId="65360753" w:rsidR="0060357A" w:rsidRDefault="0060357A" w:rsidP="0060357A">
      <w:pPr>
        <w:pStyle w:val="Titre1"/>
      </w:pPr>
      <w:bookmarkStart w:id="41" w:name="_Toc210558658"/>
      <w:r>
        <w:t>CHAPITRE VI</w:t>
      </w:r>
      <w:r>
        <w:t>I</w:t>
      </w:r>
      <w:r>
        <w:t xml:space="preserve"> : </w:t>
      </w:r>
      <w:r>
        <w:t>BILAN PERSONNEL DU STAGE</w:t>
      </w:r>
      <w:bookmarkEnd w:id="41"/>
    </w:p>
    <w:p w14:paraId="231F632E" w14:textId="77777777" w:rsidR="0060357A" w:rsidRDefault="0060357A" w:rsidP="0060357A">
      <w:pPr>
        <w:pStyle w:val="Titre2"/>
      </w:pPr>
      <w:bookmarkStart w:id="42" w:name="_Toc210558659"/>
      <w:r>
        <w:t>VI</w:t>
      </w:r>
      <w:r>
        <w:t>I</w:t>
      </w:r>
      <w:r>
        <w:t>.</w:t>
      </w:r>
      <w:r>
        <w:t>1</w:t>
      </w:r>
      <w:r>
        <w:t xml:space="preserve">. </w:t>
      </w:r>
      <w:r>
        <w:t>Points durs majeurs et solutions</w:t>
      </w:r>
      <w:bookmarkEnd w:id="42"/>
    </w:p>
    <w:p w14:paraId="722FCA37" w14:textId="77777777" w:rsidR="002925DF" w:rsidRPr="002925DF" w:rsidRDefault="002925DF" w:rsidP="002925DF"/>
    <w:p w14:paraId="09E79A89" w14:textId="77777777" w:rsidR="0060357A" w:rsidRDefault="0060357A" w:rsidP="0060357A">
      <w:pPr>
        <w:pStyle w:val="Titre2"/>
      </w:pPr>
      <w:bookmarkStart w:id="43" w:name="_Toc210558660"/>
      <w:r>
        <w:lastRenderedPageBreak/>
        <w:t>VI</w:t>
      </w:r>
      <w:r>
        <w:t>I</w:t>
      </w:r>
      <w:r>
        <w:t xml:space="preserve">.2. </w:t>
      </w:r>
      <w:r>
        <w:t>Compétences interpersonnelles acquises en entreprise</w:t>
      </w:r>
      <w:bookmarkEnd w:id="43"/>
    </w:p>
    <w:p w14:paraId="0E691C14" w14:textId="77777777" w:rsidR="0060357A" w:rsidRDefault="0060357A" w:rsidP="0060357A">
      <w:pPr>
        <w:pStyle w:val="Titre2"/>
      </w:pPr>
    </w:p>
    <w:p w14:paraId="14E31506" w14:textId="77777777" w:rsidR="0060357A" w:rsidRDefault="0060357A" w:rsidP="0060357A">
      <w:pPr>
        <w:pStyle w:val="Titre2"/>
      </w:pPr>
    </w:p>
    <w:p w14:paraId="2B9910B4" w14:textId="77777777" w:rsidR="0060357A" w:rsidRDefault="0060357A" w:rsidP="0060357A">
      <w:pPr>
        <w:pStyle w:val="Titre2"/>
      </w:pPr>
    </w:p>
    <w:p w14:paraId="0DCBA0E3" w14:textId="77777777" w:rsidR="0060357A" w:rsidRDefault="0060357A" w:rsidP="0060357A">
      <w:pPr>
        <w:pStyle w:val="Titre2"/>
      </w:pPr>
    </w:p>
    <w:p w14:paraId="7237A288" w14:textId="77777777" w:rsidR="0060357A" w:rsidRDefault="0060357A" w:rsidP="0060357A">
      <w:pPr>
        <w:pStyle w:val="Titre2"/>
      </w:pPr>
    </w:p>
    <w:p w14:paraId="0A00D544" w14:textId="77777777" w:rsidR="0060357A" w:rsidRDefault="0060357A" w:rsidP="0060357A">
      <w:pPr>
        <w:pStyle w:val="Titre2"/>
      </w:pPr>
    </w:p>
    <w:p w14:paraId="3B8F2299" w14:textId="77777777" w:rsidR="0060357A" w:rsidRDefault="0060357A" w:rsidP="0060357A">
      <w:pPr>
        <w:pStyle w:val="Titre2"/>
      </w:pPr>
    </w:p>
    <w:p w14:paraId="14361D01" w14:textId="77777777" w:rsidR="0060357A" w:rsidRDefault="0060357A" w:rsidP="0060357A">
      <w:pPr>
        <w:pStyle w:val="Titre2"/>
      </w:pPr>
    </w:p>
    <w:p w14:paraId="4D525400" w14:textId="77777777" w:rsidR="0060357A" w:rsidRDefault="0060357A" w:rsidP="0060357A">
      <w:pPr>
        <w:pStyle w:val="Titre2"/>
      </w:pPr>
    </w:p>
    <w:p w14:paraId="00095A8B" w14:textId="77777777" w:rsidR="0060357A" w:rsidRDefault="0060357A" w:rsidP="0060357A">
      <w:pPr>
        <w:pStyle w:val="Titre2"/>
      </w:pPr>
    </w:p>
    <w:p w14:paraId="062CA6DE" w14:textId="6A6D5957" w:rsidR="0060357A" w:rsidRDefault="0060357A" w:rsidP="0060357A">
      <w:pPr>
        <w:pStyle w:val="Titre2"/>
      </w:pPr>
      <w:r>
        <w:t xml:space="preserve"> </w:t>
      </w:r>
    </w:p>
    <w:p w14:paraId="074D2F67" w14:textId="3183AA0C" w:rsidR="0060357A" w:rsidRDefault="0060357A" w:rsidP="0060357A">
      <w:pPr>
        <w:pStyle w:val="Titre2"/>
      </w:pPr>
      <w:r>
        <w:t xml:space="preserve"> </w:t>
      </w:r>
    </w:p>
    <w:p w14:paraId="4CD6AC02" w14:textId="77777777" w:rsidR="0060357A" w:rsidRPr="0060357A" w:rsidRDefault="0060357A" w:rsidP="0060357A">
      <w:pPr>
        <w:rPr>
          <w:lang w:eastAsia="fr-FR"/>
        </w:rPr>
      </w:pPr>
    </w:p>
    <w:p w14:paraId="5B122153" w14:textId="77777777" w:rsidR="00A90A30" w:rsidRPr="00A13CA8" w:rsidRDefault="00A90A30" w:rsidP="00A90A30">
      <w:pPr>
        <w:rPr>
          <w:lang w:val="fr-CM"/>
        </w:rPr>
      </w:pPr>
    </w:p>
    <w:p w14:paraId="28A4D2FA" w14:textId="4AA29C11" w:rsidR="00D37C5B" w:rsidRDefault="00D37C5B" w:rsidP="00D37C5B">
      <w:pPr>
        <w:rPr>
          <w:lang w:val="fr-CM"/>
        </w:rPr>
      </w:pPr>
    </w:p>
    <w:p w14:paraId="10DFA7FC" w14:textId="77777777" w:rsidR="00F6552B" w:rsidRDefault="00F6552B" w:rsidP="00D37C5B">
      <w:pPr>
        <w:rPr>
          <w:lang w:val="fr-CM"/>
        </w:rPr>
      </w:pPr>
    </w:p>
    <w:p w14:paraId="717C0BA4" w14:textId="35D4126D" w:rsidR="00F6552B" w:rsidRPr="00D37C5B" w:rsidRDefault="00F6552B" w:rsidP="00D37C5B">
      <w:pPr>
        <w:rPr>
          <w:lang w:val="fr-CM"/>
        </w:rPr>
      </w:pPr>
    </w:p>
    <w:p w14:paraId="1354A577" w14:textId="77777777" w:rsidR="00FD79E2" w:rsidRDefault="00FD79E2" w:rsidP="00D358BB">
      <w:pPr>
        <w:rPr>
          <w:lang w:eastAsia="fr-FR"/>
        </w:rPr>
      </w:pPr>
    </w:p>
    <w:p w14:paraId="0D1348A3" w14:textId="77777777" w:rsidR="0060357A" w:rsidRDefault="0060357A" w:rsidP="00D358BB">
      <w:pPr>
        <w:rPr>
          <w:lang w:eastAsia="fr-FR"/>
        </w:rPr>
      </w:pPr>
    </w:p>
    <w:p w14:paraId="270FE916" w14:textId="77777777" w:rsidR="0060357A" w:rsidRDefault="0060357A" w:rsidP="00D358BB">
      <w:pPr>
        <w:rPr>
          <w:lang w:eastAsia="fr-FR"/>
        </w:rPr>
      </w:pPr>
    </w:p>
    <w:p w14:paraId="3BA0B6F4" w14:textId="77777777" w:rsidR="0060357A" w:rsidRPr="00D358BB" w:rsidRDefault="0060357A" w:rsidP="00D358BB">
      <w:pPr>
        <w:rPr>
          <w:lang w:eastAsia="fr-FR"/>
        </w:rPr>
      </w:pPr>
    </w:p>
    <w:p w14:paraId="315C74B0" w14:textId="77777777" w:rsidR="00E924FD" w:rsidRPr="0012138C" w:rsidRDefault="00E924FD" w:rsidP="0012138C">
      <w:pPr>
        <w:pStyle w:val="Titre1"/>
      </w:pPr>
      <w:bookmarkStart w:id="44" w:name="_Toc210558661"/>
      <w:r w:rsidRPr="0012138C">
        <w:t>CONCLUSION</w:t>
      </w:r>
      <w:bookmarkEnd w:id="44"/>
    </w:p>
    <w:p w14:paraId="42F54F17" w14:textId="77777777" w:rsidR="00993F50" w:rsidRDefault="00993F50" w:rsidP="0012138C">
      <w:pPr>
        <w:spacing w:line="360" w:lineRule="auto"/>
        <w:jc w:val="both"/>
        <w:rPr>
          <w:rFonts w:ascii="Times New Roman" w:hAnsi="Times New Roman" w:cs="Times New Roman"/>
          <w:sz w:val="24"/>
        </w:rPr>
      </w:pPr>
      <w:r>
        <w:rPr>
          <w:rFonts w:ascii="Times New Roman" w:hAnsi="Times New Roman" w:cs="Times New Roman"/>
          <w:sz w:val="24"/>
        </w:rPr>
        <w:t xml:space="preserve">          Le projet sur lequel nous </w:t>
      </w:r>
      <w:r w:rsidR="00D358BB">
        <w:rPr>
          <w:rFonts w:ascii="Times New Roman" w:hAnsi="Times New Roman" w:cs="Times New Roman"/>
          <w:sz w:val="24"/>
        </w:rPr>
        <w:t>avons travaillé consistait</w:t>
      </w:r>
      <w:r>
        <w:rPr>
          <w:rFonts w:ascii="Times New Roman" w:hAnsi="Times New Roman" w:cs="Times New Roman"/>
          <w:sz w:val="24"/>
        </w:rPr>
        <w:t xml:space="preserve"> à mettre en place </w:t>
      </w:r>
      <w:r w:rsidRPr="00D358BB">
        <w:rPr>
          <w:rFonts w:ascii="Times New Roman" w:hAnsi="Times New Roman" w:cs="Times New Roman"/>
          <w:b/>
          <w:sz w:val="24"/>
        </w:rPr>
        <w:t>une application de gestion des processus facilitant la prise d’autorisation d’absence et la gestion des carnets médicaux à l'INP-HB</w:t>
      </w:r>
      <w:r>
        <w:rPr>
          <w:rFonts w:ascii="Times New Roman" w:hAnsi="Times New Roman" w:cs="Times New Roman"/>
          <w:sz w:val="24"/>
        </w:rPr>
        <w:t xml:space="preserve">. Pour se faire, nous avons d'abord décrit le système existant afin de mieux comprendre son fonctionnement et les besoins des utilisateurs. Ensuite, nous avons fourni grâce à la méthode </w:t>
      </w:r>
      <w:proofErr w:type="spellStart"/>
      <w:r>
        <w:rPr>
          <w:rFonts w:ascii="Times New Roman" w:hAnsi="Times New Roman" w:cs="Times New Roman"/>
          <w:sz w:val="24"/>
        </w:rPr>
        <w:t>EssUP</w:t>
      </w:r>
      <w:proofErr w:type="spellEnd"/>
      <w:r>
        <w:rPr>
          <w:rFonts w:ascii="Times New Roman" w:hAnsi="Times New Roman" w:cs="Times New Roman"/>
          <w:sz w:val="24"/>
        </w:rPr>
        <w:t xml:space="preserve">/UML des diagrammes et descriptions textuelles qui ont mis </w:t>
      </w:r>
      <w:r>
        <w:rPr>
          <w:rFonts w:ascii="Times New Roman" w:hAnsi="Times New Roman" w:cs="Times New Roman"/>
          <w:sz w:val="24"/>
        </w:rPr>
        <w:lastRenderedPageBreak/>
        <w:t>en exergue les opérations qui s’effectuerons au sein de notre plateforme</w:t>
      </w:r>
      <w:r w:rsidR="00875EF4">
        <w:rPr>
          <w:rFonts w:ascii="Times New Roman" w:hAnsi="Times New Roman" w:cs="Times New Roman"/>
          <w:sz w:val="24"/>
        </w:rPr>
        <w:t>. Enfin nous sommes arrivés au terme de notre projet en concevant l’application avec toutes les fonctionnalités nécessaires qui avaient été définies</w:t>
      </w:r>
      <w:r>
        <w:rPr>
          <w:rFonts w:ascii="Times New Roman" w:hAnsi="Times New Roman" w:cs="Times New Roman"/>
          <w:sz w:val="24"/>
        </w:rPr>
        <w:t>.</w:t>
      </w:r>
    </w:p>
    <w:p w14:paraId="57E80650" w14:textId="77777777" w:rsidR="00993F50" w:rsidRDefault="00993F50" w:rsidP="0012138C">
      <w:pPr>
        <w:spacing w:line="360" w:lineRule="auto"/>
        <w:jc w:val="both"/>
        <w:rPr>
          <w:rFonts w:ascii="Times New Roman" w:hAnsi="Times New Roman" w:cs="Times New Roman"/>
          <w:sz w:val="24"/>
        </w:rPr>
      </w:pPr>
      <w:r>
        <w:rPr>
          <w:rFonts w:ascii="Times New Roman" w:hAnsi="Times New Roman" w:cs="Times New Roman"/>
          <w:sz w:val="24"/>
        </w:rPr>
        <w:t xml:space="preserve">          Par ailleurs, nous</w:t>
      </w:r>
      <w:r w:rsidR="00875EF4">
        <w:rPr>
          <w:rFonts w:ascii="Times New Roman" w:hAnsi="Times New Roman" w:cs="Times New Roman"/>
          <w:sz w:val="24"/>
        </w:rPr>
        <w:t xml:space="preserve"> nous réjouissons énormément d’avoir travaillé</w:t>
      </w:r>
      <w:r>
        <w:rPr>
          <w:rFonts w:ascii="Times New Roman" w:hAnsi="Times New Roman" w:cs="Times New Roman"/>
          <w:sz w:val="24"/>
        </w:rPr>
        <w:t xml:space="preserve"> à la conception d’un tel système, contribuant fortement au processus de création d’un écosystème technologique en Afrique ; objectif grandement nourri par l’INP-HB. Ce projet a été le bienvenu car il nous a permis d’approfondir nos connaissances sur la méthode </w:t>
      </w:r>
      <w:proofErr w:type="spellStart"/>
      <w:r>
        <w:rPr>
          <w:rFonts w:ascii="Times New Roman" w:hAnsi="Times New Roman" w:cs="Times New Roman"/>
          <w:sz w:val="24"/>
        </w:rPr>
        <w:t>EssUP</w:t>
      </w:r>
      <w:proofErr w:type="spellEnd"/>
      <w:r>
        <w:rPr>
          <w:rFonts w:ascii="Times New Roman" w:hAnsi="Times New Roman" w:cs="Times New Roman"/>
          <w:sz w:val="24"/>
        </w:rPr>
        <w:t>/UML, le développement web ainsi que la gestion de projet en équipe et il se voit être d’une aide considérable pour notre formation personnelle en matière de programmation informatique.</w:t>
      </w:r>
    </w:p>
    <w:p w14:paraId="7B47068C" w14:textId="77777777" w:rsidR="00993F50" w:rsidRPr="00993F50" w:rsidRDefault="00993F50" w:rsidP="0012138C">
      <w:pPr>
        <w:spacing w:line="360" w:lineRule="auto"/>
        <w:jc w:val="both"/>
        <w:rPr>
          <w:rFonts w:ascii="Times New Roman" w:hAnsi="Times New Roman" w:cs="Times New Roman"/>
          <w:sz w:val="24"/>
        </w:rPr>
      </w:pPr>
      <w:r>
        <w:rPr>
          <w:rFonts w:ascii="Times New Roman" w:hAnsi="Times New Roman" w:cs="Times New Roman"/>
          <w:sz w:val="24"/>
        </w:rPr>
        <w:t xml:space="preserve">          Au terme de notre analyse, nous retiendrons donc que notre système se veut bien être un apport important au développement de notre pays et à la simplification de la vie des citoyens. Après sa réalisation complète donc, il serait bien que son utilisation se répande largement en Côte d’Ivoire, car cela permettrait sans nul doute à bon nombre de personnes de profiter des merveilleux bienfaits de l’informatique.</w:t>
      </w:r>
    </w:p>
    <w:p w14:paraId="6ED320BE" w14:textId="77777777" w:rsidR="00BA06A9" w:rsidRDefault="00BA06A9" w:rsidP="0012138C">
      <w:pPr>
        <w:spacing w:line="360" w:lineRule="auto"/>
        <w:rPr>
          <w:rFonts w:ascii="Times New Roman" w:hAnsi="Times New Roman" w:cs="Times New Roman"/>
          <w:sz w:val="24"/>
          <w:szCs w:val="24"/>
          <w:lang w:eastAsia="fr-FR"/>
        </w:rPr>
      </w:pPr>
    </w:p>
    <w:p w14:paraId="1D3A70CC" w14:textId="77777777" w:rsidR="0060357A" w:rsidRDefault="0060357A" w:rsidP="00B243BC">
      <w:pPr>
        <w:pStyle w:val="Titre1"/>
      </w:pPr>
    </w:p>
    <w:p w14:paraId="11B05EDE" w14:textId="77777777" w:rsidR="0060357A" w:rsidRDefault="0060357A" w:rsidP="00B243BC">
      <w:pPr>
        <w:pStyle w:val="Titre1"/>
      </w:pPr>
    </w:p>
    <w:p w14:paraId="0B826020" w14:textId="77777777" w:rsidR="0060357A" w:rsidRDefault="0060357A" w:rsidP="00B243BC">
      <w:pPr>
        <w:pStyle w:val="Titre1"/>
      </w:pPr>
    </w:p>
    <w:p w14:paraId="72300960" w14:textId="77777777" w:rsidR="0060357A" w:rsidRDefault="0060357A" w:rsidP="00B243BC">
      <w:pPr>
        <w:pStyle w:val="Titre1"/>
      </w:pPr>
    </w:p>
    <w:p w14:paraId="58226F41" w14:textId="77777777" w:rsidR="0060357A" w:rsidRDefault="0060357A" w:rsidP="00B243BC">
      <w:pPr>
        <w:pStyle w:val="Titre1"/>
      </w:pPr>
    </w:p>
    <w:p w14:paraId="2BD58076" w14:textId="3C130341" w:rsidR="001033B1" w:rsidRPr="001033B1" w:rsidRDefault="00FC190E" w:rsidP="00B243BC">
      <w:pPr>
        <w:pStyle w:val="Titre1"/>
      </w:pPr>
      <w:bookmarkStart w:id="45" w:name="_Toc210558662"/>
      <w:r w:rsidRPr="001033B1">
        <w:t>BIBLIOGRAPHIE</w:t>
      </w:r>
      <w:bookmarkEnd w:id="45"/>
      <w:r w:rsidRPr="001033B1">
        <w:t xml:space="preserve"> </w:t>
      </w:r>
    </w:p>
    <w:p w14:paraId="38AE06AF" w14:textId="77777777" w:rsidR="00FC190E" w:rsidRPr="00FC190E" w:rsidRDefault="00FC190E" w:rsidP="0012138C">
      <w:pPr>
        <w:spacing w:line="360" w:lineRule="auto"/>
        <w:rPr>
          <w:rFonts w:ascii="Times New Roman" w:hAnsi="Times New Roman" w:cs="Times New Roman"/>
          <w:sz w:val="24"/>
          <w:szCs w:val="26"/>
          <w:lang w:eastAsia="fr-FR"/>
        </w:rPr>
      </w:pPr>
      <w:r w:rsidRPr="00FC190E">
        <w:rPr>
          <w:rFonts w:ascii="Times New Roman" w:hAnsi="Times New Roman" w:cs="Times New Roman"/>
          <w:sz w:val="24"/>
          <w:szCs w:val="26"/>
          <w:lang w:eastAsia="fr-FR"/>
        </w:rPr>
        <w:t>Dominique NANCI, Bernard ESPINASSE,</w:t>
      </w:r>
      <w:r w:rsidRPr="00FC190E">
        <w:rPr>
          <w:rFonts w:ascii="Times New Roman" w:hAnsi="Times New Roman" w:cs="Times New Roman"/>
          <w:i/>
          <w:sz w:val="24"/>
          <w:szCs w:val="26"/>
          <w:lang w:eastAsia="fr-FR"/>
        </w:rPr>
        <w:t xml:space="preserve"> Ingénierie des systèmes d’information : MERISE deuxième génération</w:t>
      </w:r>
      <w:r w:rsidRPr="00FC190E">
        <w:rPr>
          <w:rFonts w:ascii="Times New Roman" w:hAnsi="Times New Roman" w:cs="Times New Roman"/>
          <w:sz w:val="24"/>
          <w:szCs w:val="26"/>
          <w:lang w:eastAsia="fr-FR"/>
        </w:rPr>
        <w:t>, Vuibert, 4e édition 2000, 538 pages ;</w:t>
      </w:r>
    </w:p>
    <w:p w14:paraId="07433CEC" w14:textId="77777777" w:rsidR="00FC190E" w:rsidRPr="00FC190E" w:rsidRDefault="00FC190E" w:rsidP="0012138C">
      <w:pPr>
        <w:spacing w:line="360" w:lineRule="auto"/>
        <w:rPr>
          <w:rFonts w:ascii="Times New Roman" w:hAnsi="Times New Roman" w:cs="Times New Roman"/>
          <w:sz w:val="24"/>
          <w:szCs w:val="26"/>
          <w:lang w:eastAsia="fr-FR"/>
        </w:rPr>
      </w:pPr>
      <w:r w:rsidRPr="00FC190E">
        <w:rPr>
          <w:rFonts w:ascii="Times New Roman" w:hAnsi="Times New Roman" w:cs="Times New Roman"/>
          <w:sz w:val="24"/>
          <w:szCs w:val="26"/>
          <w:lang w:eastAsia="fr-FR"/>
        </w:rPr>
        <w:t xml:space="preserve">Pascal ROQUES, </w:t>
      </w:r>
      <w:r w:rsidRPr="00FC190E">
        <w:rPr>
          <w:rFonts w:ascii="Times New Roman" w:hAnsi="Times New Roman" w:cs="Times New Roman"/>
          <w:i/>
          <w:sz w:val="24"/>
          <w:szCs w:val="26"/>
          <w:lang w:eastAsia="fr-FR"/>
        </w:rPr>
        <w:t>UML 2 par la pratique</w:t>
      </w:r>
      <w:r w:rsidRPr="00FC190E">
        <w:rPr>
          <w:rFonts w:ascii="Times New Roman" w:hAnsi="Times New Roman" w:cs="Times New Roman"/>
          <w:sz w:val="24"/>
          <w:szCs w:val="26"/>
          <w:lang w:eastAsia="fr-FR"/>
        </w:rPr>
        <w:t>, Eyrolles, 5e édition 2006, 364 pages ;</w:t>
      </w:r>
    </w:p>
    <w:p w14:paraId="3984D8F1" w14:textId="77777777" w:rsidR="00FC190E" w:rsidRPr="00FC190E" w:rsidRDefault="00FC190E" w:rsidP="0012138C">
      <w:pPr>
        <w:spacing w:line="360" w:lineRule="auto"/>
        <w:ind w:left="142"/>
        <w:rPr>
          <w:rFonts w:ascii="Times New Roman" w:hAnsi="Times New Roman" w:cs="Times New Roman"/>
          <w:sz w:val="24"/>
          <w:szCs w:val="26"/>
          <w:lang w:eastAsia="fr-FR"/>
        </w:rPr>
      </w:pPr>
      <w:r w:rsidRPr="00FC190E">
        <w:rPr>
          <w:rFonts w:ascii="Times New Roman" w:hAnsi="Times New Roman" w:cs="Times New Roman"/>
          <w:sz w:val="24"/>
          <w:szCs w:val="26"/>
          <w:lang w:eastAsia="fr-FR"/>
        </w:rPr>
        <w:t>Pascal ROQUES, Franck VALLEE</w:t>
      </w:r>
      <w:r w:rsidRPr="00FC190E">
        <w:rPr>
          <w:rFonts w:ascii="Times New Roman" w:hAnsi="Times New Roman" w:cs="Times New Roman"/>
          <w:i/>
          <w:sz w:val="24"/>
          <w:szCs w:val="26"/>
          <w:lang w:eastAsia="fr-FR"/>
        </w:rPr>
        <w:t>, UML 2 en action : de l’analyse des besoins à la      conception</w:t>
      </w:r>
      <w:r w:rsidRPr="00FC190E">
        <w:rPr>
          <w:rFonts w:ascii="Times New Roman" w:hAnsi="Times New Roman" w:cs="Times New Roman"/>
          <w:sz w:val="24"/>
          <w:szCs w:val="26"/>
          <w:lang w:eastAsia="fr-FR"/>
        </w:rPr>
        <w:t>, Eyrolles, 4e édition 2007, 381 pages.</w:t>
      </w:r>
    </w:p>
    <w:p w14:paraId="388359A9" w14:textId="77777777" w:rsidR="00FC190E" w:rsidRPr="00BA06A9" w:rsidRDefault="00FC190E" w:rsidP="0012138C">
      <w:pPr>
        <w:spacing w:line="360" w:lineRule="auto"/>
        <w:ind w:left="142" w:hanging="142"/>
        <w:rPr>
          <w:rFonts w:ascii="Times New Roman" w:hAnsi="Times New Roman" w:cs="Times New Roman"/>
          <w:sz w:val="24"/>
          <w:szCs w:val="26"/>
          <w:lang w:eastAsia="fr-FR"/>
        </w:rPr>
      </w:pPr>
      <w:r w:rsidRPr="00FC190E">
        <w:rPr>
          <w:rFonts w:ascii="Times New Roman" w:hAnsi="Times New Roman" w:cs="Times New Roman"/>
          <w:sz w:val="24"/>
          <w:szCs w:val="26"/>
          <w:lang w:eastAsia="fr-FR"/>
        </w:rPr>
        <w:t xml:space="preserve">Christian SOUTOU, </w:t>
      </w:r>
      <w:r w:rsidRPr="00FC190E">
        <w:rPr>
          <w:rFonts w:ascii="Times New Roman" w:hAnsi="Times New Roman" w:cs="Times New Roman"/>
          <w:i/>
          <w:sz w:val="24"/>
          <w:szCs w:val="26"/>
          <w:lang w:eastAsia="fr-FR"/>
        </w:rPr>
        <w:t>UML : conception des bases de données avec UML</w:t>
      </w:r>
      <w:r w:rsidRPr="00FC190E">
        <w:rPr>
          <w:rFonts w:ascii="Times New Roman" w:hAnsi="Times New Roman" w:cs="Times New Roman"/>
          <w:sz w:val="24"/>
          <w:szCs w:val="26"/>
          <w:lang w:eastAsia="fr-FR"/>
        </w:rPr>
        <w:t>, Presses de l’université du Québec, 2009, 534 pages.</w:t>
      </w:r>
    </w:p>
    <w:p w14:paraId="22138682" w14:textId="77777777" w:rsidR="00FC190E" w:rsidRPr="001033B1" w:rsidRDefault="00FC190E" w:rsidP="0012138C">
      <w:pPr>
        <w:pStyle w:val="Titre1"/>
      </w:pPr>
      <w:bookmarkStart w:id="46" w:name="_Toc210558663"/>
      <w:r w:rsidRPr="001033B1">
        <w:lastRenderedPageBreak/>
        <w:t>WEBOGRAPHIE</w:t>
      </w:r>
      <w:bookmarkEnd w:id="46"/>
    </w:p>
    <w:p w14:paraId="621BE218" w14:textId="77777777" w:rsidR="00B3626A" w:rsidRDefault="00FC190E" w:rsidP="0012138C">
      <w:pPr>
        <w:spacing w:line="360" w:lineRule="auto"/>
        <w:ind w:left="142" w:hanging="142"/>
        <w:jc w:val="both"/>
        <w:rPr>
          <w:rFonts w:ascii="Times New Roman" w:hAnsi="Times New Roman" w:cs="Times New Roman"/>
          <w:sz w:val="24"/>
          <w:szCs w:val="24"/>
          <w:lang w:eastAsia="fr-FR"/>
        </w:rPr>
      </w:pPr>
      <w:r w:rsidRPr="00FC190E">
        <w:rPr>
          <w:rFonts w:ascii="Times New Roman" w:hAnsi="Times New Roman" w:cs="Times New Roman"/>
          <w:sz w:val="24"/>
          <w:szCs w:val="24"/>
          <w:lang w:eastAsia="fr-FR"/>
        </w:rPr>
        <w:t>Historique de l’INP-HB. Site officiel de l’institu</w:t>
      </w:r>
      <w:r w:rsidR="00B3626A">
        <w:rPr>
          <w:rFonts w:ascii="Times New Roman" w:hAnsi="Times New Roman" w:cs="Times New Roman"/>
          <w:sz w:val="24"/>
          <w:szCs w:val="24"/>
          <w:lang w:eastAsia="fr-FR"/>
        </w:rPr>
        <w:t xml:space="preserve">t National Polytechnique Félix </w:t>
      </w:r>
      <w:r w:rsidRPr="00FC190E">
        <w:rPr>
          <w:rFonts w:ascii="Times New Roman" w:hAnsi="Times New Roman" w:cs="Times New Roman"/>
          <w:sz w:val="24"/>
          <w:szCs w:val="24"/>
          <w:lang w:eastAsia="fr-FR"/>
        </w:rPr>
        <w:t xml:space="preserve">Houphouët-Boigny [en </w:t>
      </w:r>
      <w:r w:rsidR="00B3626A">
        <w:rPr>
          <w:rFonts w:ascii="Times New Roman" w:hAnsi="Times New Roman" w:cs="Times New Roman"/>
          <w:sz w:val="24"/>
          <w:szCs w:val="24"/>
          <w:lang w:eastAsia="fr-FR"/>
        </w:rPr>
        <w:t>ligne]. Consulté le 17/10/2023.</w:t>
      </w:r>
    </w:p>
    <w:p w14:paraId="62BDADC0"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B3626A">
        <w:rPr>
          <w:rFonts w:ascii="Times New Roman" w:hAnsi="Times New Roman" w:cs="Times New Roman"/>
          <w:sz w:val="24"/>
          <w:szCs w:val="24"/>
          <w:u w:val="single"/>
          <w:lang w:eastAsia="fr-FR"/>
        </w:rPr>
        <w:t>http://www.inphb.edu.ci/1/vues/presentation/index_historique.php</w:t>
      </w:r>
      <w:r w:rsidRPr="00FC190E">
        <w:rPr>
          <w:rFonts w:ascii="Times New Roman" w:hAnsi="Times New Roman" w:cs="Times New Roman"/>
          <w:sz w:val="24"/>
          <w:szCs w:val="24"/>
          <w:lang w:eastAsia="fr-FR"/>
        </w:rPr>
        <w:t xml:space="preserve"> ;</w:t>
      </w:r>
    </w:p>
    <w:p w14:paraId="21BF8255" w14:textId="77777777" w:rsidR="00B3626A" w:rsidRDefault="00FC190E" w:rsidP="0012138C">
      <w:pPr>
        <w:spacing w:line="360" w:lineRule="auto"/>
        <w:ind w:left="142" w:hanging="142"/>
        <w:jc w:val="both"/>
        <w:rPr>
          <w:rFonts w:ascii="Times New Roman" w:hAnsi="Times New Roman" w:cs="Times New Roman"/>
          <w:sz w:val="24"/>
          <w:szCs w:val="24"/>
          <w:lang w:eastAsia="fr-FR"/>
        </w:rPr>
      </w:pPr>
      <w:r w:rsidRPr="00FC190E">
        <w:rPr>
          <w:rFonts w:ascii="Times New Roman" w:hAnsi="Times New Roman" w:cs="Times New Roman"/>
          <w:sz w:val="24"/>
          <w:szCs w:val="24"/>
          <w:lang w:eastAsia="fr-FR"/>
        </w:rPr>
        <w:t>Construction de sites</w:t>
      </w:r>
      <w:r w:rsidR="00B3626A">
        <w:rPr>
          <w:rFonts w:ascii="Times New Roman" w:hAnsi="Times New Roman" w:cs="Times New Roman"/>
          <w:sz w:val="24"/>
          <w:szCs w:val="24"/>
          <w:lang w:eastAsia="fr-FR"/>
        </w:rPr>
        <w:t xml:space="preserve"> web. Consulté le 30 /11/2023.</w:t>
      </w:r>
    </w:p>
    <w:p w14:paraId="4AF7B9B7"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B3626A">
        <w:rPr>
          <w:rFonts w:ascii="Times New Roman" w:hAnsi="Times New Roman" w:cs="Times New Roman"/>
          <w:sz w:val="24"/>
          <w:szCs w:val="24"/>
          <w:u w:val="single"/>
          <w:lang w:eastAsia="fr-FR"/>
        </w:rPr>
        <w:t>https://www.ovhcloud.com/fr/web-hosting/uc-website/</w:t>
      </w:r>
      <w:r w:rsidRPr="00FC190E">
        <w:rPr>
          <w:rFonts w:ascii="Times New Roman" w:hAnsi="Times New Roman" w:cs="Times New Roman"/>
          <w:sz w:val="24"/>
          <w:szCs w:val="24"/>
          <w:lang w:eastAsia="fr-FR"/>
        </w:rPr>
        <w:t xml:space="preserve"> ;</w:t>
      </w:r>
    </w:p>
    <w:p w14:paraId="1C9C7C39"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FC190E">
        <w:rPr>
          <w:rFonts w:ascii="Times New Roman" w:hAnsi="Times New Roman" w:cs="Times New Roman"/>
          <w:sz w:val="24"/>
          <w:szCs w:val="24"/>
          <w:lang w:eastAsia="fr-FR"/>
        </w:rPr>
        <w:t>Initiation à la conception de bases de donné</w:t>
      </w:r>
      <w:r w:rsidR="00B3626A">
        <w:rPr>
          <w:rFonts w:ascii="Times New Roman" w:hAnsi="Times New Roman" w:cs="Times New Roman"/>
          <w:sz w:val="24"/>
          <w:szCs w:val="24"/>
          <w:lang w:eastAsia="fr-FR"/>
        </w:rPr>
        <w:t>es relationnelles avec MERISE.</w:t>
      </w:r>
      <w:r w:rsidRPr="00FC190E">
        <w:rPr>
          <w:rFonts w:ascii="Times New Roman" w:hAnsi="Times New Roman" w:cs="Times New Roman"/>
          <w:sz w:val="24"/>
          <w:szCs w:val="24"/>
          <w:lang w:eastAsia="fr-FR"/>
        </w:rPr>
        <w:t>Developpez.com [en ligne]. Cons</w:t>
      </w:r>
      <w:r w:rsidR="00B3626A">
        <w:rPr>
          <w:rFonts w:ascii="Times New Roman" w:hAnsi="Times New Roman" w:cs="Times New Roman"/>
          <w:sz w:val="24"/>
          <w:szCs w:val="24"/>
          <w:lang w:eastAsia="fr-FR"/>
        </w:rPr>
        <w:t>ulté le 05/01/2024</w:t>
      </w:r>
      <w:r w:rsidRPr="00FC190E">
        <w:rPr>
          <w:rFonts w:ascii="Times New Roman" w:hAnsi="Times New Roman" w:cs="Times New Roman"/>
          <w:sz w:val="24"/>
          <w:szCs w:val="24"/>
          <w:lang w:eastAsia="fr-FR"/>
        </w:rPr>
        <w:t xml:space="preserve">. </w:t>
      </w:r>
    </w:p>
    <w:p w14:paraId="3A5648E9"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B3626A">
        <w:rPr>
          <w:rFonts w:ascii="Times New Roman" w:hAnsi="Times New Roman" w:cs="Times New Roman"/>
          <w:sz w:val="24"/>
          <w:szCs w:val="24"/>
          <w:u w:val="single"/>
          <w:lang w:eastAsia="fr-FR"/>
        </w:rPr>
        <w:t>http://ineumann.developpez.com/tutoriels/merise/initiation-merise/</w:t>
      </w:r>
      <w:r w:rsidRPr="00FC190E">
        <w:rPr>
          <w:rFonts w:ascii="Times New Roman" w:hAnsi="Times New Roman" w:cs="Times New Roman"/>
          <w:sz w:val="24"/>
          <w:szCs w:val="24"/>
          <w:lang w:eastAsia="fr-FR"/>
        </w:rPr>
        <w:t xml:space="preserve"> ;</w:t>
      </w:r>
    </w:p>
    <w:p w14:paraId="1B37E0F2"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FC190E">
        <w:rPr>
          <w:rFonts w:ascii="Times New Roman" w:hAnsi="Times New Roman" w:cs="Times New Roman"/>
          <w:sz w:val="24"/>
          <w:szCs w:val="24"/>
          <w:lang w:eastAsia="fr-FR"/>
        </w:rPr>
        <w:t>Architecture 3-tiers. Consulté le 20/01/</w:t>
      </w:r>
      <w:r w:rsidR="00B3626A">
        <w:rPr>
          <w:rFonts w:ascii="Times New Roman" w:hAnsi="Times New Roman" w:cs="Times New Roman"/>
          <w:sz w:val="24"/>
          <w:szCs w:val="24"/>
          <w:lang w:eastAsia="fr-FR"/>
        </w:rPr>
        <w:t>2024</w:t>
      </w:r>
      <w:r w:rsidRPr="00FC190E">
        <w:rPr>
          <w:rFonts w:ascii="Times New Roman" w:hAnsi="Times New Roman" w:cs="Times New Roman"/>
          <w:sz w:val="24"/>
          <w:szCs w:val="24"/>
          <w:lang w:eastAsia="fr-FR"/>
        </w:rPr>
        <w:t xml:space="preserve">. </w:t>
      </w:r>
    </w:p>
    <w:p w14:paraId="49BD76A2" w14:textId="77777777" w:rsidR="00FC190E" w:rsidRPr="00FC190E" w:rsidRDefault="00B3626A" w:rsidP="0012138C">
      <w:pPr>
        <w:spacing w:line="360" w:lineRule="auto"/>
        <w:ind w:left="142" w:hanging="142"/>
        <w:jc w:val="both"/>
        <w:rPr>
          <w:rFonts w:ascii="Times New Roman" w:hAnsi="Times New Roman" w:cs="Times New Roman"/>
          <w:sz w:val="24"/>
          <w:szCs w:val="24"/>
          <w:lang w:eastAsia="fr-FR"/>
        </w:rPr>
      </w:pPr>
      <w:r w:rsidRPr="00B3626A">
        <w:rPr>
          <w:rFonts w:ascii="Times New Roman" w:hAnsi="Times New Roman" w:cs="Times New Roman"/>
          <w:sz w:val="24"/>
          <w:szCs w:val="24"/>
          <w:u w:val="single"/>
          <w:lang w:eastAsia="fr-FR"/>
        </w:rPr>
        <w:t>https://stph.scenari-community.org/bdd/lap2/co/webUC003archi.html</w:t>
      </w:r>
      <w:r w:rsidRPr="00FC190E">
        <w:rPr>
          <w:rFonts w:ascii="Times New Roman" w:hAnsi="Times New Roman" w:cs="Times New Roman"/>
          <w:sz w:val="24"/>
          <w:szCs w:val="24"/>
          <w:lang w:eastAsia="fr-FR"/>
        </w:rPr>
        <w:t xml:space="preserve"> ;</w:t>
      </w:r>
    </w:p>
    <w:p w14:paraId="047D1313"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FC190E">
        <w:rPr>
          <w:rFonts w:ascii="Times New Roman" w:hAnsi="Times New Roman" w:cs="Times New Roman"/>
          <w:sz w:val="24"/>
          <w:szCs w:val="24"/>
          <w:lang w:eastAsia="fr-FR"/>
        </w:rPr>
        <w:t xml:space="preserve">UML4. </w:t>
      </w:r>
      <w:proofErr w:type="spellStart"/>
      <w:r w:rsidRPr="00FC190E">
        <w:rPr>
          <w:rFonts w:ascii="Times New Roman" w:hAnsi="Times New Roman" w:cs="Times New Roman"/>
          <w:sz w:val="24"/>
          <w:szCs w:val="24"/>
          <w:lang w:eastAsia="fr-FR"/>
        </w:rPr>
        <w:t>SlideShare</w:t>
      </w:r>
      <w:proofErr w:type="spellEnd"/>
      <w:r w:rsidRPr="00FC190E">
        <w:rPr>
          <w:rFonts w:ascii="Times New Roman" w:hAnsi="Times New Roman" w:cs="Times New Roman"/>
          <w:sz w:val="24"/>
          <w:szCs w:val="24"/>
          <w:lang w:eastAsia="fr-FR"/>
        </w:rPr>
        <w:t xml:space="preserve"> [en ligne]. Consulté le 19/01/</w:t>
      </w:r>
      <w:r w:rsidR="00B3626A">
        <w:rPr>
          <w:rFonts w:ascii="Times New Roman" w:hAnsi="Times New Roman" w:cs="Times New Roman"/>
          <w:sz w:val="24"/>
          <w:szCs w:val="24"/>
          <w:lang w:eastAsia="fr-FR"/>
        </w:rPr>
        <w:t>2024</w:t>
      </w:r>
      <w:r w:rsidRPr="00FC190E">
        <w:rPr>
          <w:rFonts w:ascii="Times New Roman" w:hAnsi="Times New Roman" w:cs="Times New Roman"/>
          <w:sz w:val="24"/>
          <w:szCs w:val="24"/>
          <w:lang w:eastAsia="fr-FR"/>
        </w:rPr>
        <w:t xml:space="preserve">. </w:t>
      </w:r>
    </w:p>
    <w:p w14:paraId="4D517ACC"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B3626A">
        <w:rPr>
          <w:rFonts w:ascii="Times New Roman" w:hAnsi="Times New Roman" w:cs="Times New Roman"/>
          <w:sz w:val="24"/>
          <w:szCs w:val="24"/>
          <w:u w:val="single"/>
          <w:lang w:eastAsia="fr-FR"/>
        </w:rPr>
        <w:t>https://fr.slideshare.net/faroukgh/uml-processus-unifi</w:t>
      </w:r>
      <w:r w:rsidRPr="00FC190E">
        <w:rPr>
          <w:rFonts w:ascii="Times New Roman" w:hAnsi="Times New Roman" w:cs="Times New Roman"/>
          <w:sz w:val="24"/>
          <w:szCs w:val="24"/>
          <w:lang w:eastAsia="fr-FR"/>
        </w:rPr>
        <w:t xml:space="preserve"> ;</w:t>
      </w:r>
    </w:p>
    <w:p w14:paraId="49E0B51B" w14:textId="77777777" w:rsidR="00B3626A" w:rsidRDefault="00FC190E" w:rsidP="0012138C">
      <w:pPr>
        <w:spacing w:line="360" w:lineRule="auto"/>
        <w:ind w:left="142" w:hanging="142"/>
        <w:jc w:val="both"/>
        <w:rPr>
          <w:rFonts w:ascii="Times New Roman" w:hAnsi="Times New Roman" w:cs="Times New Roman"/>
          <w:sz w:val="24"/>
          <w:szCs w:val="24"/>
          <w:lang w:eastAsia="fr-FR"/>
        </w:rPr>
      </w:pPr>
      <w:r w:rsidRPr="00FC190E">
        <w:rPr>
          <w:rFonts w:ascii="Times New Roman" w:hAnsi="Times New Roman" w:cs="Times New Roman"/>
          <w:sz w:val="24"/>
          <w:szCs w:val="24"/>
          <w:lang w:eastAsia="fr-FR"/>
        </w:rPr>
        <w:t>Base de données NoSQL. Consulté le 21/01/</w:t>
      </w:r>
      <w:r w:rsidR="00B3626A">
        <w:rPr>
          <w:rFonts w:ascii="Times New Roman" w:hAnsi="Times New Roman" w:cs="Times New Roman"/>
          <w:sz w:val="24"/>
          <w:szCs w:val="24"/>
          <w:lang w:eastAsia="fr-FR"/>
        </w:rPr>
        <w:t>2024</w:t>
      </w:r>
      <w:r w:rsidRPr="00FC190E">
        <w:rPr>
          <w:rFonts w:ascii="Times New Roman" w:hAnsi="Times New Roman" w:cs="Times New Roman"/>
          <w:sz w:val="24"/>
          <w:szCs w:val="24"/>
          <w:lang w:eastAsia="fr-FR"/>
        </w:rPr>
        <w:t xml:space="preserve">. </w:t>
      </w:r>
    </w:p>
    <w:p w14:paraId="4C90B436" w14:textId="77777777" w:rsidR="00FC190E" w:rsidRPr="001033B1" w:rsidRDefault="00B3626A" w:rsidP="0012138C">
      <w:pPr>
        <w:spacing w:line="360" w:lineRule="auto"/>
        <w:ind w:left="142" w:hanging="142"/>
        <w:jc w:val="both"/>
        <w:rPr>
          <w:rFonts w:ascii="Times New Roman" w:hAnsi="Times New Roman" w:cs="Times New Roman"/>
          <w:sz w:val="24"/>
          <w:szCs w:val="24"/>
          <w:lang w:eastAsia="fr-FR"/>
        </w:rPr>
      </w:pPr>
      <w:hyperlink r:id="rId19" w:history="1">
        <w:r w:rsidRPr="001033B1">
          <w:rPr>
            <w:rStyle w:val="Lienhypertexte"/>
            <w:rFonts w:ascii="Times New Roman" w:hAnsi="Times New Roman" w:cs="Times New Roman"/>
            <w:color w:val="auto"/>
            <w:sz w:val="24"/>
            <w:szCs w:val="24"/>
            <w:lang w:eastAsia="fr-FR"/>
          </w:rPr>
          <w:t>https://datascientest.com/nosql</w:t>
        </w:r>
      </w:hyperlink>
      <w:r w:rsidRPr="001033B1">
        <w:rPr>
          <w:rFonts w:ascii="Times New Roman" w:hAnsi="Times New Roman" w:cs="Times New Roman"/>
          <w:sz w:val="24"/>
          <w:szCs w:val="24"/>
          <w:u w:val="single"/>
          <w:lang w:eastAsia="fr-FR"/>
        </w:rPr>
        <w:t xml:space="preserve"> </w:t>
      </w:r>
      <w:r w:rsidR="00FC190E" w:rsidRPr="001033B1">
        <w:rPr>
          <w:rFonts w:ascii="Times New Roman" w:hAnsi="Times New Roman" w:cs="Times New Roman"/>
          <w:sz w:val="24"/>
          <w:szCs w:val="24"/>
          <w:lang w:eastAsia="fr-FR"/>
        </w:rPr>
        <w:t>;</w:t>
      </w:r>
    </w:p>
    <w:p w14:paraId="665E4891" w14:textId="77777777" w:rsidR="00FC190E" w:rsidRPr="00FC190E" w:rsidRDefault="00FC190E" w:rsidP="0012138C">
      <w:pPr>
        <w:spacing w:line="360" w:lineRule="auto"/>
        <w:ind w:left="142" w:hanging="142"/>
        <w:jc w:val="both"/>
        <w:rPr>
          <w:rFonts w:ascii="Times New Roman" w:hAnsi="Times New Roman" w:cs="Times New Roman"/>
          <w:sz w:val="24"/>
          <w:szCs w:val="24"/>
          <w:lang w:eastAsia="fr-FR"/>
        </w:rPr>
      </w:pPr>
      <w:r w:rsidRPr="00FC190E">
        <w:rPr>
          <w:rFonts w:ascii="Times New Roman" w:hAnsi="Times New Roman" w:cs="Times New Roman"/>
          <w:sz w:val="24"/>
          <w:szCs w:val="24"/>
          <w:lang w:eastAsia="fr-FR"/>
        </w:rPr>
        <w:t>Intelligence artificielle. Consulté le 21/01/</w:t>
      </w:r>
      <w:r w:rsidR="00B3626A">
        <w:rPr>
          <w:rFonts w:ascii="Times New Roman" w:hAnsi="Times New Roman" w:cs="Times New Roman"/>
          <w:sz w:val="24"/>
          <w:szCs w:val="24"/>
          <w:lang w:eastAsia="fr-FR"/>
        </w:rPr>
        <w:t>2024</w:t>
      </w:r>
      <w:r w:rsidRPr="00FC190E">
        <w:rPr>
          <w:rFonts w:ascii="Times New Roman" w:hAnsi="Times New Roman" w:cs="Times New Roman"/>
          <w:sz w:val="24"/>
          <w:szCs w:val="24"/>
          <w:lang w:eastAsia="fr-FR"/>
        </w:rPr>
        <w:t xml:space="preserve">. </w:t>
      </w:r>
    </w:p>
    <w:p w14:paraId="4A12D16B" w14:textId="77777777" w:rsidR="00FC190E" w:rsidRDefault="00FC190E" w:rsidP="0012138C">
      <w:pPr>
        <w:spacing w:line="360" w:lineRule="auto"/>
        <w:ind w:left="142" w:hanging="142"/>
        <w:jc w:val="both"/>
        <w:rPr>
          <w:rFonts w:ascii="Times New Roman" w:hAnsi="Times New Roman" w:cs="Times New Roman"/>
          <w:sz w:val="24"/>
          <w:szCs w:val="24"/>
          <w:lang w:eastAsia="fr-FR"/>
        </w:rPr>
      </w:pPr>
      <w:r w:rsidRPr="00B3626A">
        <w:rPr>
          <w:rFonts w:ascii="Times New Roman" w:hAnsi="Times New Roman" w:cs="Times New Roman"/>
          <w:sz w:val="24"/>
          <w:szCs w:val="24"/>
          <w:u w:val="single"/>
          <w:lang w:eastAsia="fr-FR"/>
        </w:rPr>
        <w:t>https://www.netapp.com/fr/artificial-intelligence/what-is-artificial-intelligence/</w:t>
      </w:r>
      <w:r w:rsidRPr="00FC190E">
        <w:rPr>
          <w:rFonts w:ascii="Times New Roman" w:hAnsi="Times New Roman" w:cs="Times New Roman"/>
          <w:sz w:val="24"/>
          <w:szCs w:val="24"/>
          <w:lang w:eastAsia="fr-FR"/>
        </w:rPr>
        <w:t xml:space="preserve"> ; </w:t>
      </w:r>
      <w:r>
        <w:rPr>
          <w:rFonts w:ascii="Times New Roman" w:hAnsi="Times New Roman" w:cs="Times New Roman"/>
          <w:sz w:val="24"/>
          <w:szCs w:val="24"/>
          <w:lang w:eastAsia="fr-FR"/>
        </w:rPr>
        <w:br w:type="page"/>
      </w:r>
    </w:p>
    <w:p w14:paraId="4EF8E18B" w14:textId="77777777" w:rsidR="00757FA2" w:rsidRPr="004848F3" w:rsidRDefault="0094164F" w:rsidP="0012138C">
      <w:pPr>
        <w:pStyle w:val="Titre1"/>
      </w:pPr>
      <w:bookmarkStart w:id="47" w:name="_Toc210558664"/>
      <w:r>
        <w:lastRenderedPageBreak/>
        <w:t>ANNEXES</w:t>
      </w:r>
      <w:bookmarkEnd w:id="47"/>
      <w:r>
        <w:t xml:space="preserve"> </w:t>
      </w:r>
    </w:p>
    <w:p w14:paraId="3CF16C03" w14:textId="3AFE22FB" w:rsidR="00757FA2" w:rsidRDefault="0060357A" w:rsidP="0012138C">
      <w:pPr>
        <w:spacing w:line="360" w:lineRule="auto"/>
        <w:jc w:val="both"/>
        <w:rPr>
          <w:rFonts w:ascii="Times New Roman" w:hAnsi="Times New Roman" w:cs="Times New Roman"/>
          <w:sz w:val="24"/>
          <w:szCs w:val="24"/>
        </w:rPr>
      </w:pPr>
      <w:r w:rsidRPr="00F6552B">
        <w:rPr>
          <w:lang w:val="fr-CM"/>
        </w:rPr>
        <w:drawing>
          <wp:inline distT="0" distB="0" distL="0" distR="0" wp14:anchorId="4290DA8A" wp14:editId="614D4C7D">
            <wp:extent cx="5760720" cy="2297570"/>
            <wp:effectExtent l="0" t="0" r="0" b="7620"/>
            <wp:docPr id="1996887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87840" name=""/>
                    <pic:cNvPicPr/>
                  </pic:nvPicPr>
                  <pic:blipFill>
                    <a:blip r:embed="rId20"/>
                    <a:stretch>
                      <a:fillRect/>
                    </a:stretch>
                  </pic:blipFill>
                  <pic:spPr>
                    <a:xfrm>
                      <a:off x="0" y="0"/>
                      <a:ext cx="5760720" cy="2297570"/>
                    </a:xfrm>
                    <a:prstGeom prst="rect">
                      <a:avLst/>
                    </a:prstGeom>
                  </pic:spPr>
                </pic:pic>
              </a:graphicData>
            </a:graphic>
          </wp:inline>
        </w:drawing>
      </w:r>
    </w:p>
    <w:p w14:paraId="14C972C1" w14:textId="77777777" w:rsidR="0094164F" w:rsidRPr="00E531F7" w:rsidRDefault="0094164F" w:rsidP="0012138C">
      <w:pPr>
        <w:spacing w:line="360" w:lineRule="auto"/>
        <w:jc w:val="center"/>
        <w:rPr>
          <w:rFonts w:ascii="Times New Roman" w:hAnsi="Times New Roman" w:cs="Times New Roman"/>
          <w:i/>
          <w:iCs/>
          <w:sz w:val="24"/>
          <w:szCs w:val="24"/>
          <w:lang w:val="fr-CM"/>
        </w:rPr>
      </w:pPr>
      <w:r w:rsidRPr="00E531F7">
        <w:rPr>
          <w:rFonts w:ascii="Times New Roman" w:hAnsi="Times New Roman" w:cs="Times New Roman"/>
          <w:i/>
          <w:iCs/>
          <w:sz w:val="24"/>
          <w:szCs w:val="24"/>
          <w:lang w:val="fr-CM"/>
        </w:rPr>
        <w:t>Annexe</w:t>
      </w:r>
      <w:r>
        <w:rPr>
          <w:rFonts w:ascii="Times New Roman" w:hAnsi="Times New Roman" w:cs="Times New Roman"/>
          <w:i/>
          <w:iCs/>
          <w:sz w:val="24"/>
          <w:szCs w:val="24"/>
          <w:lang w:val="fr-CM"/>
        </w:rPr>
        <w:t xml:space="preserve"> </w:t>
      </w:r>
      <w:r w:rsidRPr="00E531F7">
        <w:rPr>
          <w:rFonts w:ascii="Times New Roman" w:hAnsi="Times New Roman" w:cs="Times New Roman"/>
          <w:i/>
          <w:iCs/>
          <w:sz w:val="24"/>
          <w:szCs w:val="24"/>
          <w:lang w:val="fr-CM"/>
        </w:rPr>
        <w:t>1 : Fiche A</w:t>
      </w:r>
    </w:p>
    <w:p w14:paraId="0F440A6B" w14:textId="77777777" w:rsidR="0094164F" w:rsidRPr="004848F3" w:rsidRDefault="0094164F" w:rsidP="0012138C">
      <w:pPr>
        <w:spacing w:line="360" w:lineRule="auto"/>
        <w:jc w:val="both"/>
        <w:rPr>
          <w:rFonts w:ascii="Times New Roman" w:hAnsi="Times New Roman" w:cs="Times New Roman"/>
          <w:sz w:val="24"/>
          <w:szCs w:val="24"/>
        </w:rPr>
      </w:pPr>
    </w:p>
    <w:p w14:paraId="4050561B" w14:textId="77777777" w:rsidR="00C10C18" w:rsidRDefault="000617D4" w:rsidP="0012138C">
      <w:pPr>
        <w:spacing w:line="360" w:lineRule="auto"/>
        <w:jc w:val="both"/>
        <w:rPr>
          <w:rFonts w:ascii="Times New Roman" w:hAnsi="Times New Roman" w:cs="Times New Roman"/>
          <w:sz w:val="24"/>
          <w:szCs w:val="24"/>
          <w:lang w:eastAsia="fr-FR"/>
        </w:rPr>
      </w:pPr>
      <w:r w:rsidRPr="004848F3">
        <w:rPr>
          <w:rFonts w:ascii="Times New Roman" w:hAnsi="Times New Roman" w:cs="Times New Roman"/>
          <w:sz w:val="24"/>
          <w:szCs w:val="24"/>
          <w:lang w:eastAsia="fr-FR"/>
        </w:rPr>
        <w:t xml:space="preserve"> </w:t>
      </w:r>
      <w:r w:rsidR="0094164F">
        <w:rPr>
          <w:noProof/>
          <w:lang w:eastAsia="fr-FR"/>
        </w:rPr>
        <w:drawing>
          <wp:inline distT="0" distB="0" distL="0" distR="0" wp14:anchorId="7A457AA0" wp14:editId="567E528C">
            <wp:extent cx="5760720" cy="4294149"/>
            <wp:effectExtent l="0" t="0" r="0" b="0"/>
            <wp:docPr id="370889750" name="Image 37088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4294149"/>
                    </a:xfrm>
                    <a:prstGeom prst="rect">
                      <a:avLst/>
                    </a:prstGeom>
                    <a:noFill/>
                    <a:ln>
                      <a:noFill/>
                    </a:ln>
                  </pic:spPr>
                </pic:pic>
              </a:graphicData>
            </a:graphic>
          </wp:inline>
        </w:drawing>
      </w:r>
    </w:p>
    <w:p w14:paraId="65041C3A" w14:textId="77777777" w:rsidR="0094164F" w:rsidRDefault="0094164F" w:rsidP="0012138C">
      <w:pPr>
        <w:spacing w:line="360" w:lineRule="auto"/>
        <w:jc w:val="center"/>
        <w:rPr>
          <w:rFonts w:ascii="Times New Roman" w:hAnsi="Times New Roman" w:cs="Times New Roman"/>
          <w:i/>
          <w:iCs/>
          <w:sz w:val="24"/>
          <w:szCs w:val="24"/>
          <w:lang w:val="fr-CM" w:eastAsia="fr-FR"/>
        </w:rPr>
      </w:pPr>
      <w:r w:rsidRPr="0094164F">
        <w:rPr>
          <w:rFonts w:ascii="Times New Roman" w:hAnsi="Times New Roman" w:cs="Times New Roman"/>
          <w:i/>
          <w:iCs/>
          <w:sz w:val="24"/>
          <w:szCs w:val="24"/>
          <w:lang w:val="fr-CM" w:eastAsia="fr-FR"/>
        </w:rPr>
        <w:t>Annexe 2 : Fiche B</w:t>
      </w:r>
    </w:p>
    <w:p w14:paraId="69BBD5C7" w14:textId="77777777" w:rsidR="0094164F" w:rsidRDefault="0094164F" w:rsidP="0012138C">
      <w:pPr>
        <w:spacing w:line="360" w:lineRule="auto"/>
        <w:jc w:val="center"/>
        <w:rPr>
          <w:rFonts w:ascii="Times New Roman" w:hAnsi="Times New Roman" w:cs="Times New Roman"/>
          <w:iCs/>
          <w:sz w:val="24"/>
          <w:szCs w:val="24"/>
          <w:lang w:val="fr-CM" w:eastAsia="fr-FR"/>
        </w:rPr>
      </w:pPr>
      <w:r>
        <w:rPr>
          <w:noProof/>
          <w:lang w:eastAsia="fr-FR"/>
        </w:rPr>
        <w:lastRenderedPageBreak/>
        <w:drawing>
          <wp:inline distT="0" distB="0" distL="0" distR="0" wp14:anchorId="4731999A" wp14:editId="54DE937E">
            <wp:extent cx="3662680" cy="3327400"/>
            <wp:effectExtent l="0" t="0" r="0" b="0"/>
            <wp:docPr id="1130527175" name="Image 113052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91093" name=""/>
                    <pic:cNvPicPr/>
                  </pic:nvPicPr>
                  <pic:blipFill>
                    <a:blip r:embed="rId22"/>
                    <a:stretch>
                      <a:fillRect/>
                    </a:stretch>
                  </pic:blipFill>
                  <pic:spPr>
                    <a:xfrm>
                      <a:off x="0" y="0"/>
                      <a:ext cx="3662680" cy="3327400"/>
                    </a:xfrm>
                    <a:prstGeom prst="rect">
                      <a:avLst/>
                    </a:prstGeom>
                  </pic:spPr>
                </pic:pic>
              </a:graphicData>
            </a:graphic>
          </wp:inline>
        </w:drawing>
      </w:r>
    </w:p>
    <w:p w14:paraId="66052508" w14:textId="77777777" w:rsidR="0094164F" w:rsidRPr="00DA5409" w:rsidRDefault="0094164F" w:rsidP="0012138C">
      <w:pPr>
        <w:spacing w:line="360" w:lineRule="auto"/>
        <w:jc w:val="center"/>
        <w:rPr>
          <w:rFonts w:ascii="Times New Roman" w:hAnsi="Times New Roman" w:cs="Times New Roman"/>
          <w:i/>
          <w:iCs/>
          <w:sz w:val="24"/>
          <w:szCs w:val="24"/>
        </w:rPr>
      </w:pPr>
      <w:r w:rsidRPr="00E531F7">
        <w:rPr>
          <w:rFonts w:ascii="Times New Roman" w:hAnsi="Times New Roman" w:cs="Times New Roman"/>
          <w:i/>
          <w:iCs/>
          <w:sz w:val="24"/>
          <w:szCs w:val="24"/>
          <w:lang w:val="fr-CM"/>
        </w:rPr>
        <w:t>Annexe</w:t>
      </w:r>
      <w:r>
        <w:rPr>
          <w:rFonts w:ascii="Times New Roman" w:hAnsi="Times New Roman" w:cs="Times New Roman"/>
          <w:i/>
          <w:iCs/>
          <w:sz w:val="24"/>
          <w:szCs w:val="24"/>
          <w:lang w:val="fr-CM"/>
        </w:rPr>
        <w:t xml:space="preserve"> 3</w:t>
      </w:r>
      <w:r w:rsidR="00BE4396">
        <w:rPr>
          <w:rFonts w:ascii="Times New Roman" w:hAnsi="Times New Roman" w:cs="Times New Roman"/>
          <w:i/>
          <w:iCs/>
          <w:sz w:val="24"/>
          <w:szCs w:val="24"/>
          <w:lang w:val="fr-CM"/>
        </w:rPr>
        <w:t>.1</w:t>
      </w:r>
      <w:r w:rsidRPr="00E531F7">
        <w:rPr>
          <w:rFonts w:ascii="Times New Roman" w:hAnsi="Times New Roman" w:cs="Times New Roman"/>
          <w:i/>
          <w:iCs/>
          <w:sz w:val="24"/>
          <w:szCs w:val="24"/>
          <w:lang w:val="fr-CM"/>
        </w:rPr>
        <w:t xml:space="preserve"> : </w:t>
      </w:r>
      <w:r>
        <w:rPr>
          <w:rFonts w:ascii="Times New Roman" w:hAnsi="Times New Roman" w:cs="Times New Roman"/>
          <w:i/>
          <w:iCs/>
          <w:sz w:val="24"/>
          <w:szCs w:val="24"/>
        </w:rPr>
        <w:t>P</w:t>
      </w:r>
      <w:r w:rsidRPr="00DA5409">
        <w:rPr>
          <w:rFonts w:ascii="Times New Roman" w:hAnsi="Times New Roman" w:cs="Times New Roman"/>
          <w:i/>
          <w:iCs/>
          <w:sz w:val="24"/>
          <w:szCs w:val="24"/>
        </w:rPr>
        <w:t>remière de couverture du carnet de santé individuel de l’INP-HB</w:t>
      </w:r>
    </w:p>
    <w:p w14:paraId="6E6A99C4" w14:textId="77777777" w:rsidR="0094164F" w:rsidRDefault="00BE4396" w:rsidP="0012138C">
      <w:pPr>
        <w:spacing w:line="360" w:lineRule="auto"/>
        <w:jc w:val="center"/>
        <w:rPr>
          <w:rFonts w:ascii="Times New Roman" w:hAnsi="Times New Roman" w:cs="Times New Roman"/>
          <w:iCs/>
          <w:sz w:val="24"/>
          <w:szCs w:val="24"/>
          <w:lang w:eastAsia="fr-FR"/>
        </w:rPr>
      </w:pPr>
      <w:r>
        <w:rPr>
          <w:noProof/>
          <w:lang w:eastAsia="fr-FR"/>
        </w:rPr>
        <w:drawing>
          <wp:anchor distT="0" distB="0" distL="114300" distR="114300" simplePos="0" relativeHeight="251658248" behindDoc="0" locked="0" layoutInCell="1" allowOverlap="1" wp14:anchorId="79CD2DD9" wp14:editId="62B0217D">
            <wp:simplePos x="0" y="0"/>
            <wp:positionH relativeFrom="column">
              <wp:posOffset>3639790</wp:posOffset>
            </wp:positionH>
            <wp:positionV relativeFrom="paragraph">
              <wp:posOffset>14664</wp:posOffset>
            </wp:positionV>
            <wp:extent cx="2525395" cy="3562350"/>
            <wp:effectExtent l="0" t="0" r="8255" b="0"/>
            <wp:wrapNone/>
            <wp:docPr id="86286191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5395" cy="3562350"/>
                    </a:xfrm>
                    <a:prstGeom prst="rect">
                      <a:avLst/>
                    </a:prstGeom>
                    <a:noFill/>
                    <a:ln>
                      <a:noFill/>
                    </a:ln>
                  </pic:spPr>
                </pic:pic>
              </a:graphicData>
            </a:graphic>
          </wp:anchor>
        </w:drawing>
      </w:r>
      <w:r>
        <w:rPr>
          <w:noProof/>
          <w:lang w:eastAsia="fr-FR"/>
        </w:rPr>
        <w:drawing>
          <wp:anchor distT="0" distB="0" distL="114300" distR="114300" simplePos="0" relativeHeight="251658247" behindDoc="0" locked="0" layoutInCell="1" allowOverlap="1" wp14:anchorId="6BD7AEBE" wp14:editId="4C578F15">
            <wp:simplePos x="0" y="0"/>
            <wp:positionH relativeFrom="column">
              <wp:posOffset>-783058</wp:posOffset>
            </wp:positionH>
            <wp:positionV relativeFrom="paragraph">
              <wp:posOffset>-6823</wp:posOffset>
            </wp:positionV>
            <wp:extent cx="4260850" cy="3637915"/>
            <wp:effectExtent l="0" t="0" r="6350" b="635"/>
            <wp:wrapNone/>
            <wp:docPr id="1347477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7733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60850" cy="3637915"/>
                    </a:xfrm>
                    <a:prstGeom prst="rect">
                      <a:avLst/>
                    </a:prstGeom>
                  </pic:spPr>
                </pic:pic>
              </a:graphicData>
            </a:graphic>
          </wp:anchor>
        </w:drawing>
      </w:r>
    </w:p>
    <w:p w14:paraId="0A99E9B2" w14:textId="77777777" w:rsidR="00BE4396" w:rsidRDefault="00BE4396" w:rsidP="0012138C">
      <w:pPr>
        <w:spacing w:line="360" w:lineRule="auto"/>
        <w:jc w:val="center"/>
        <w:rPr>
          <w:rFonts w:ascii="Times New Roman" w:hAnsi="Times New Roman" w:cs="Times New Roman"/>
          <w:i/>
          <w:iCs/>
          <w:sz w:val="24"/>
          <w:szCs w:val="24"/>
          <w:lang w:val="fr-CM"/>
        </w:rPr>
      </w:pPr>
    </w:p>
    <w:p w14:paraId="4DA6FDF2" w14:textId="77777777" w:rsidR="00BE4396" w:rsidRDefault="00BE4396" w:rsidP="0012138C">
      <w:pPr>
        <w:spacing w:line="360" w:lineRule="auto"/>
        <w:jc w:val="center"/>
        <w:rPr>
          <w:rFonts w:ascii="Times New Roman" w:hAnsi="Times New Roman" w:cs="Times New Roman"/>
          <w:i/>
          <w:iCs/>
          <w:sz w:val="24"/>
          <w:szCs w:val="24"/>
          <w:lang w:val="fr-CM"/>
        </w:rPr>
      </w:pPr>
    </w:p>
    <w:p w14:paraId="1A69142B" w14:textId="77777777" w:rsidR="00BE4396" w:rsidRDefault="00BE4396" w:rsidP="0012138C">
      <w:pPr>
        <w:spacing w:line="360" w:lineRule="auto"/>
        <w:jc w:val="center"/>
        <w:rPr>
          <w:rFonts w:ascii="Times New Roman" w:hAnsi="Times New Roman" w:cs="Times New Roman"/>
          <w:i/>
          <w:iCs/>
          <w:sz w:val="24"/>
          <w:szCs w:val="24"/>
          <w:lang w:val="fr-CM"/>
        </w:rPr>
      </w:pPr>
    </w:p>
    <w:p w14:paraId="4C3774A3" w14:textId="77777777" w:rsidR="00BE4396" w:rsidRDefault="00BE4396" w:rsidP="0012138C">
      <w:pPr>
        <w:spacing w:line="360" w:lineRule="auto"/>
        <w:jc w:val="center"/>
        <w:rPr>
          <w:rFonts w:ascii="Times New Roman" w:hAnsi="Times New Roman" w:cs="Times New Roman"/>
          <w:i/>
          <w:iCs/>
          <w:sz w:val="24"/>
          <w:szCs w:val="24"/>
          <w:lang w:val="fr-CM"/>
        </w:rPr>
      </w:pPr>
    </w:p>
    <w:p w14:paraId="068261D7" w14:textId="77777777" w:rsidR="00BE4396" w:rsidRDefault="00BE4396" w:rsidP="0012138C">
      <w:pPr>
        <w:spacing w:line="360" w:lineRule="auto"/>
        <w:jc w:val="center"/>
        <w:rPr>
          <w:rFonts w:ascii="Times New Roman" w:hAnsi="Times New Roman" w:cs="Times New Roman"/>
          <w:i/>
          <w:iCs/>
          <w:sz w:val="24"/>
          <w:szCs w:val="24"/>
          <w:lang w:val="fr-CM"/>
        </w:rPr>
      </w:pPr>
    </w:p>
    <w:p w14:paraId="52F039AA" w14:textId="77777777" w:rsidR="00BE4396" w:rsidRDefault="00BE4396" w:rsidP="0012138C">
      <w:pPr>
        <w:spacing w:line="360" w:lineRule="auto"/>
        <w:jc w:val="center"/>
        <w:rPr>
          <w:rFonts w:ascii="Times New Roman" w:hAnsi="Times New Roman" w:cs="Times New Roman"/>
          <w:i/>
          <w:iCs/>
          <w:sz w:val="24"/>
          <w:szCs w:val="24"/>
          <w:lang w:val="fr-CM"/>
        </w:rPr>
      </w:pPr>
    </w:p>
    <w:p w14:paraId="64E11050" w14:textId="77777777" w:rsidR="00BE4396" w:rsidRDefault="00BE4396" w:rsidP="0012138C">
      <w:pPr>
        <w:spacing w:line="360" w:lineRule="auto"/>
        <w:jc w:val="center"/>
        <w:rPr>
          <w:rFonts w:ascii="Times New Roman" w:hAnsi="Times New Roman" w:cs="Times New Roman"/>
          <w:i/>
          <w:iCs/>
          <w:sz w:val="24"/>
          <w:szCs w:val="24"/>
          <w:lang w:val="fr-CM"/>
        </w:rPr>
      </w:pPr>
    </w:p>
    <w:p w14:paraId="293BB9EF" w14:textId="77777777" w:rsidR="00BE4396" w:rsidRDefault="00BE4396" w:rsidP="0012138C">
      <w:pPr>
        <w:spacing w:line="360" w:lineRule="auto"/>
        <w:rPr>
          <w:rFonts w:ascii="Times New Roman" w:hAnsi="Times New Roman" w:cs="Times New Roman"/>
          <w:i/>
          <w:iCs/>
          <w:sz w:val="24"/>
          <w:szCs w:val="24"/>
          <w:lang w:val="fr-CM"/>
        </w:rPr>
      </w:pPr>
    </w:p>
    <w:p w14:paraId="7358DCBD" w14:textId="77777777" w:rsidR="004A5532" w:rsidRDefault="004A5532" w:rsidP="0012138C">
      <w:pPr>
        <w:spacing w:line="360" w:lineRule="auto"/>
        <w:rPr>
          <w:rFonts w:ascii="Times New Roman" w:hAnsi="Times New Roman" w:cs="Times New Roman"/>
          <w:i/>
          <w:iCs/>
          <w:sz w:val="24"/>
          <w:szCs w:val="24"/>
          <w:lang w:val="fr-CM"/>
        </w:rPr>
      </w:pPr>
    </w:p>
    <w:p w14:paraId="33193379" w14:textId="77777777" w:rsidR="00BE4396" w:rsidRDefault="00BE4396" w:rsidP="0012138C">
      <w:pPr>
        <w:spacing w:line="360" w:lineRule="auto"/>
        <w:jc w:val="center"/>
        <w:rPr>
          <w:rFonts w:ascii="Times New Roman" w:hAnsi="Times New Roman" w:cs="Times New Roman"/>
          <w:i/>
          <w:iCs/>
          <w:sz w:val="24"/>
          <w:szCs w:val="24"/>
          <w:lang w:val="fr-CM"/>
        </w:rPr>
      </w:pPr>
    </w:p>
    <w:p w14:paraId="68D889B0" w14:textId="77777777" w:rsidR="004A5532" w:rsidRDefault="004A5532" w:rsidP="0012138C">
      <w:pPr>
        <w:spacing w:line="360" w:lineRule="auto"/>
        <w:jc w:val="center"/>
        <w:rPr>
          <w:rFonts w:ascii="Times New Roman" w:hAnsi="Times New Roman" w:cs="Times New Roman"/>
          <w:i/>
          <w:iCs/>
          <w:sz w:val="24"/>
          <w:szCs w:val="24"/>
          <w:lang w:val="fr-CM"/>
        </w:rPr>
      </w:pPr>
    </w:p>
    <w:p w14:paraId="4D96DA74" w14:textId="53EF8E17" w:rsidR="009B17E0" w:rsidRPr="0012138C" w:rsidRDefault="0094164F" w:rsidP="0060357A">
      <w:pPr>
        <w:spacing w:line="360" w:lineRule="auto"/>
        <w:jc w:val="center"/>
        <w:rPr>
          <w:rFonts w:ascii="Times New Roman" w:hAnsi="Times New Roman" w:cs="Times New Roman"/>
          <w:i/>
          <w:iCs/>
          <w:sz w:val="24"/>
          <w:szCs w:val="24"/>
        </w:rPr>
      </w:pPr>
      <w:r w:rsidRPr="00E531F7">
        <w:rPr>
          <w:rFonts w:ascii="Times New Roman" w:hAnsi="Times New Roman" w:cs="Times New Roman"/>
          <w:i/>
          <w:iCs/>
          <w:sz w:val="24"/>
          <w:szCs w:val="24"/>
          <w:lang w:val="fr-CM"/>
        </w:rPr>
        <w:t>Annexe</w:t>
      </w:r>
      <w:r w:rsidR="00BE4396">
        <w:rPr>
          <w:rFonts w:ascii="Times New Roman" w:hAnsi="Times New Roman" w:cs="Times New Roman"/>
          <w:i/>
          <w:iCs/>
          <w:sz w:val="24"/>
          <w:szCs w:val="24"/>
          <w:lang w:val="fr-CM"/>
        </w:rPr>
        <w:t xml:space="preserve"> 3.2</w:t>
      </w:r>
      <w:r w:rsidRPr="00E531F7">
        <w:rPr>
          <w:rFonts w:ascii="Times New Roman" w:hAnsi="Times New Roman" w:cs="Times New Roman"/>
          <w:i/>
          <w:iCs/>
          <w:sz w:val="24"/>
          <w:szCs w:val="24"/>
          <w:lang w:val="fr-CM"/>
        </w:rPr>
        <w:t xml:space="preserve"> : </w:t>
      </w:r>
      <w:r>
        <w:rPr>
          <w:rFonts w:ascii="Times New Roman" w:hAnsi="Times New Roman" w:cs="Times New Roman"/>
          <w:i/>
          <w:iCs/>
          <w:sz w:val="24"/>
          <w:szCs w:val="24"/>
          <w:lang w:val="fr-CM"/>
        </w:rPr>
        <w:t>Deuxième</w:t>
      </w:r>
      <w:r w:rsidRPr="00DA5409">
        <w:rPr>
          <w:rFonts w:ascii="Times New Roman" w:hAnsi="Times New Roman" w:cs="Times New Roman"/>
          <w:i/>
          <w:iCs/>
          <w:sz w:val="24"/>
          <w:szCs w:val="24"/>
        </w:rPr>
        <w:t xml:space="preserve"> </w:t>
      </w:r>
      <w:r w:rsidR="004A5532">
        <w:rPr>
          <w:rFonts w:ascii="Times New Roman" w:hAnsi="Times New Roman" w:cs="Times New Roman"/>
          <w:i/>
          <w:iCs/>
          <w:sz w:val="24"/>
          <w:szCs w:val="24"/>
        </w:rPr>
        <w:t xml:space="preserve">et troisième </w:t>
      </w:r>
      <w:r w:rsidRPr="00DA5409">
        <w:rPr>
          <w:rFonts w:ascii="Times New Roman" w:hAnsi="Times New Roman" w:cs="Times New Roman"/>
          <w:i/>
          <w:iCs/>
          <w:sz w:val="24"/>
          <w:szCs w:val="24"/>
        </w:rPr>
        <w:t>de couverture du carnet de santé individuel de l’INP-HB</w:t>
      </w:r>
      <w:r w:rsidR="009B17E0">
        <w:rPr>
          <w:rFonts w:ascii="Times New Roman" w:hAnsi="Times New Roman" w:cs="Times New Roman"/>
          <w:i/>
          <w:iCs/>
          <w:sz w:val="24"/>
          <w:szCs w:val="24"/>
          <w:lang w:val="fr-CM"/>
        </w:rPr>
        <w:t xml:space="preserve"> </w:t>
      </w:r>
    </w:p>
    <w:sectPr w:rsidR="009B17E0" w:rsidRPr="0012138C" w:rsidSect="002B3F50">
      <w:headerReference w:type="default" r:id="rId25"/>
      <w:footerReference w:type="default" r:id="rId26"/>
      <w:pgSz w:w="11906" w:h="16838"/>
      <w:pgMar w:top="1417" w:right="1417" w:bottom="567" w:left="1417" w:header="708" w:footer="708" w:gutter="0"/>
      <w:pgBorders w:display="firstPage" w:offsetFrom="page">
        <w:top w:val="shadowedSquares" w:sz="3" w:space="24" w:color="auto"/>
        <w:left w:val="shadowedSquares" w:sz="3" w:space="24" w:color="auto"/>
        <w:bottom w:val="shadowedSquares" w:sz="3" w:space="24" w:color="auto"/>
        <w:right w:val="shadowedSquares" w:sz="3"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A2547" w14:textId="77777777" w:rsidR="00B50B37" w:rsidRDefault="00B50B37" w:rsidP="00C61D2F">
      <w:pPr>
        <w:spacing w:after="0" w:line="240" w:lineRule="auto"/>
      </w:pPr>
      <w:r>
        <w:separator/>
      </w:r>
    </w:p>
  </w:endnote>
  <w:endnote w:type="continuationSeparator" w:id="0">
    <w:p w14:paraId="64A7CA79" w14:textId="77777777" w:rsidR="00B50B37" w:rsidRDefault="00B50B37" w:rsidP="00C61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486853"/>
      <w:docPartObj>
        <w:docPartGallery w:val="Page Numbers (Bottom of Page)"/>
        <w:docPartUnique/>
      </w:docPartObj>
    </w:sdtPr>
    <w:sdtContent>
      <w:p w14:paraId="617B9CEC" w14:textId="77777777" w:rsidR="00B77B4B" w:rsidRDefault="00B77B4B">
        <w:pPr>
          <w:pStyle w:val="Pieddepage"/>
        </w:pPr>
        <w:r>
          <w:rPr>
            <w:noProof/>
            <w:lang w:eastAsia="fr-FR"/>
          </w:rPr>
          <mc:AlternateContent>
            <mc:Choice Requires="wps">
              <w:drawing>
                <wp:anchor distT="0" distB="0" distL="114300" distR="114300" simplePos="0" relativeHeight="251658241" behindDoc="0" locked="0" layoutInCell="1" allowOverlap="1" wp14:anchorId="50D2A362" wp14:editId="3BD2D040">
                  <wp:simplePos x="0" y="0"/>
                  <wp:positionH relativeFrom="margin">
                    <wp:align>center</wp:align>
                  </wp:positionH>
                  <wp:positionV relativeFrom="bottomMargin">
                    <wp:align>center</wp:align>
                  </wp:positionV>
                  <wp:extent cx="551815" cy="238760"/>
                  <wp:effectExtent l="19050" t="19050" r="19685" b="18415"/>
                  <wp:wrapNone/>
                  <wp:docPr id="14" name="Parenthèse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B7EA194" w14:textId="77777777" w:rsidR="00B77B4B" w:rsidRDefault="00B77B4B">
                              <w:pPr>
                                <w:jc w:val="center"/>
                              </w:pPr>
                              <w:r>
                                <w:fldChar w:fldCharType="begin"/>
                              </w:r>
                              <w:r>
                                <w:instrText>PAGE    \* MERGEFORMAT</w:instrText>
                              </w:r>
                              <w:r>
                                <w:fldChar w:fldCharType="separate"/>
                              </w:r>
                              <w:r w:rsidR="00122259">
                                <w:rPr>
                                  <w:noProof/>
                                </w:rPr>
                                <w:t>67</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D2A36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4" o:spid="_x0000_s1030" type="#_x0000_t185" style="position:absolute;margin-left:0;margin-top:0;width:43.45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0B7EA194" w14:textId="77777777" w:rsidR="00B77B4B" w:rsidRDefault="00B77B4B">
                        <w:pPr>
                          <w:jc w:val="center"/>
                        </w:pPr>
                        <w:r>
                          <w:fldChar w:fldCharType="begin"/>
                        </w:r>
                        <w:r>
                          <w:instrText>PAGE    \* MERGEFORMAT</w:instrText>
                        </w:r>
                        <w:r>
                          <w:fldChar w:fldCharType="separate"/>
                        </w:r>
                        <w:r w:rsidR="00122259">
                          <w:rPr>
                            <w:noProof/>
                          </w:rPr>
                          <w:t>67</w:t>
                        </w:r>
                        <w:r>
                          <w:fldChar w:fldCharType="end"/>
                        </w:r>
                      </w:p>
                    </w:txbxContent>
                  </v:textbox>
                  <w10:wrap anchorx="margin" anchory="margin"/>
                </v:shape>
              </w:pict>
            </mc:Fallback>
          </mc:AlternateContent>
        </w:r>
        <w:r>
          <w:rPr>
            <w:noProof/>
            <w:lang w:eastAsia="fr-FR"/>
          </w:rPr>
          <mc:AlternateContent>
            <mc:Choice Requires="wps">
              <w:drawing>
                <wp:anchor distT="0" distB="0" distL="114300" distR="114300" simplePos="0" relativeHeight="251658240" behindDoc="0" locked="0" layoutInCell="1" allowOverlap="1" wp14:anchorId="218C0570" wp14:editId="13B95988">
                  <wp:simplePos x="0" y="0"/>
                  <wp:positionH relativeFrom="margin">
                    <wp:align>center</wp:align>
                  </wp:positionH>
                  <wp:positionV relativeFrom="bottomMargin">
                    <wp:align>center</wp:align>
                  </wp:positionV>
                  <wp:extent cx="5518150" cy="0"/>
                  <wp:effectExtent l="9525" t="9525" r="6350" b="9525"/>
                  <wp:wrapNone/>
                  <wp:docPr id="13" name="Connecteur droit avec flèch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6DE7E7" id="_x0000_t32" coordsize="21600,21600" o:spt="32" o:oned="t" path="m,l21600,21600e" filled="f">
                  <v:path arrowok="t" fillok="f" o:connecttype="none"/>
                  <o:lock v:ext="edit" shapetype="t"/>
                </v:shapetype>
                <v:shape id="Connecteur droit avec flèche 13"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47DEA" w14:textId="77777777" w:rsidR="00B50B37" w:rsidRDefault="00B50B37" w:rsidP="00C61D2F">
      <w:pPr>
        <w:spacing w:after="0" w:line="240" w:lineRule="auto"/>
      </w:pPr>
      <w:r>
        <w:separator/>
      </w:r>
    </w:p>
  </w:footnote>
  <w:footnote w:type="continuationSeparator" w:id="0">
    <w:p w14:paraId="6232BFE3" w14:textId="77777777" w:rsidR="00B50B37" w:rsidRDefault="00B50B37" w:rsidP="00C61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1554"/>
    </w:tblGrid>
    <w:tr w:rsidR="00B77B4B" w:rsidRPr="00801855" w14:paraId="5E3A8D01" w14:textId="77777777" w:rsidTr="00801855">
      <w:tc>
        <w:tcPr>
          <w:tcW w:w="284" w:type="dxa"/>
        </w:tcPr>
        <w:p w14:paraId="6DBBAC15" w14:textId="77777777" w:rsidR="00B77B4B" w:rsidRPr="00801855" w:rsidRDefault="00B77B4B" w:rsidP="00801855">
          <w:pPr>
            <w:tabs>
              <w:tab w:val="center" w:pos="4536"/>
              <w:tab w:val="right" w:pos="9072"/>
            </w:tabs>
            <w:ind w:left="-672" w:firstLine="672"/>
            <w:jc w:val="both"/>
            <w:rPr>
              <w:rFonts w:ascii="Times New Roman" w:hAnsi="Times New Roman" w:cs="Times New Roman"/>
              <w:sz w:val="24"/>
            </w:rPr>
          </w:pPr>
        </w:p>
      </w:tc>
      <w:tc>
        <w:tcPr>
          <w:tcW w:w="1554" w:type="dxa"/>
          <w:vAlign w:val="center"/>
        </w:tcPr>
        <w:p w14:paraId="53C596E4" w14:textId="77777777" w:rsidR="00B77B4B" w:rsidRPr="00801855" w:rsidRDefault="00B77B4B" w:rsidP="00801855">
          <w:pPr>
            <w:tabs>
              <w:tab w:val="center" w:pos="4536"/>
              <w:tab w:val="right" w:pos="9072"/>
            </w:tabs>
            <w:jc w:val="center"/>
            <w:rPr>
              <w:rFonts w:ascii="Times New Roman" w:hAnsi="Times New Roman" w:cs="Times New Roman"/>
              <w:sz w:val="24"/>
            </w:rPr>
          </w:pPr>
        </w:p>
      </w:tc>
    </w:tr>
  </w:tbl>
  <w:p w14:paraId="074059F3" w14:textId="77777777" w:rsidR="00B77B4B" w:rsidRDefault="00B77B4B" w:rsidP="00801855">
    <w:pPr>
      <w:pStyle w:val="En-tte"/>
      <w:jc w:val="both"/>
    </w:pPr>
    <w:r w:rsidRPr="00347E11">
      <w:rPr>
        <w:rFonts w:ascii="Times New Roman" w:hAnsi="Times New Roman" w:cs="Times New Roman"/>
        <w:noProof/>
        <w:sz w:val="24"/>
        <w:szCs w:val="24"/>
        <w:lang w:eastAsia="fr-FR"/>
      </w:rPr>
      <w:drawing>
        <wp:anchor distT="0" distB="0" distL="114300" distR="114300" simplePos="0" relativeHeight="251658244" behindDoc="1" locked="0" layoutInCell="1" allowOverlap="1" wp14:anchorId="69BB5042" wp14:editId="5202E1D2">
          <wp:simplePos x="0" y="0"/>
          <wp:positionH relativeFrom="column">
            <wp:posOffset>5524306</wp:posOffset>
          </wp:positionH>
          <wp:positionV relativeFrom="page">
            <wp:posOffset>102760</wp:posOffset>
          </wp:positionV>
          <wp:extent cx="542925" cy="542925"/>
          <wp:effectExtent l="0" t="0" r="9525" b="9525"/>
          <wp:wrapTight wrapText="bothSides">
            <wp:wrapPolygon edited="0">
              <wp:start x="6063" y="0"/>
              <wp:lineTo x="0" y="4547"/>
              <wp:lineTo x="0" y="17432"/>
              <wp:lineTo x="6821" y="21221"/>
              <wp:lineTo x="14400" y="21221"/>
              <wp:lineTo x="21221" y="18189"/>
              <wp:lineTo x="21221" y="4547"/>
              <wp:lineTo x="15158" y="0"/>
              <wp:lineTo x="6063" y="0"/>
            </wp:wrapPolygon>
          </wp:wrapTight>
          <wp:docPr id="1973111730" name="Image 1973111730" descr="Institut National Polytechnique Félix HOUPHOUËT-BOIGN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Institut National Polytechnique Félix HOUPHOUËT-BOIGNY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anchor>
      </w:drawing>
    </w:r>
    <w:r>
      <w:rPr>
        <w:rFonts w:ascii="Times New Roman" w:eastAsia="Calibri" w:hAnsi="Times New Roman" w:cs="Times New Roman"/>
        <w:noProof/>
        <w:sz w:val="24"/>
        <w:szCs w:val="22"/>
        <w:lang w:eastAsia="fr-FR"/>
      </w:rPr>
      <mc:AlternateContent>
        <mc:Choice Requires="wps">
          <w:drawing>
            <wp:anchor distT="0" distB="0" distL="114300" distR="114300" simplePos="0" relativeHeight="251658243" behindDoc="0" locked="0" layoutInCell="1" allowOverlap="1" wp14:anchorId="539E1A11" wp14:editId="735AE3C7">
              <wp:simplePos x="0" y="0"/>
              <wp:positionH relativeFrom="column">
                <wp:posOffset>199662</wp:posOffset>
              </wp:positionH>
              <wp:positionV relativeFrom="paragraph">
                <wp:posOffset>-494211</wp:posOffset>
              </wp:positionV>
              <wp:extent cx="5211536" cy="611505"/>
              <wp:effectExtent l="0" t="0" r="8255" b="0"/>
              <wp:wrapNone/>
              <wp:docPr id="28" name="Zone de texte 28"/>
              <wp:cNvGraphicFramePr/>
              <a:graphic xmlns:a="http://schemas.openxmlformats.org/drawingml/2006/main">
                <a:graphicData uri="http://schemas.microsoft.com/office/word/2010/wordprocessingShape">
                  <wps:wsp>
                    <wps:cNvSpPr txBox="1"/>
                    <wps:spPr>
                      <a:xfrm>
                        <a:off x="0" y="0"/>
                        <a:ext cx="5211536" cy="611505"/>
                      </a:xfrm>
                      <a:prstGeom prst="rect">
                        <a:avLst/>
                      </a:prstGeom>
                      <a:solidFill>
                        <a:schemeClr val="lt1"/>
                      </a:solidFill>
                      <a:ln w="6350">
                        <a:noFill/>
                      </a:ln>
                    </wps:spPr>
                    <wps:txbx>
                      <w:txbxContent>
                        <w:p w14:paraId="202C8995" w14:textId="77777777" w:rsidR="00B77B4B" w:rsidRPr="00801855" w:rsidRDefault="00B77B4B" w:rsidP="00801855">
                          <w:pPr>
                            <w:tabs>
                              <w:tab w:val="center" w:pos="4536"/>
                              <w:tab w:val="right" w:pos="9072"/>
                            </w:tabs>
                            <w:spacing w:after="0" w:line="240" w:lineRule="auto"/>
                            <w:jc w:val="center"/>
                            <w:rPr>
                              <w:rFonts w:ascii="Times New Roman" w:eastAsia="Calibri" w:hAnsi="Times New Roman" w:cs="Times New Roman"/>
                              <w:sz w:val="22"/>
                              <w:szCs w:val="22"/>
                            </w:rPr>
                          </w:pPr>
                          <w:r w:rsidRPr="00801855">
                            <w:rPr>
                              <w:rFonts w:ascii="Times New Roman" w:eastAsia="Calibri" w:hAnsi="Times New Roman" w:cs="Times New Roman"/>
                              <w:sz w:val="22"/>
                              <w:szCs w:val="22"/>
                            </w:rPr>
                            <w:t>ETUDE ET MISE EN PLACE D’UNE APPLICATION DE GESTION DES PROCESSUS : CAS DE LA PRISE</w:t>
                          </w:r>
                          <w:r>
                            <w:rPr>
                              <w:rFonts w:ascii="Times New Roman" w:eastAsia="Calibri" w:hAnsi="Times New Roman" w:cs="Times New Roman"/>
                              <w:sz w:val="22"/>
                              <w:szCs w:val="22"/>
                            </w:rPr>
                            <w:t xml:space="preserve"> D'AUTORISATION ET</w:t>
                          </w:r>
                          <w:r w:rsidRPr="00801855">
                            <w:rPr>
                              <w:rFonts w:ascii="Times New Roman" w:eastAsia="Calibri" w:hAnsi="Times New Roman" w:cs="Times New Roman"/>
                              <w:sz w:val="22"/>
                              <w:szCs w:val="22"/>
                            </w:rPr>
                            <w:t xml:space="preserve"> DES CARNETS MEDICAUX POUR L'INFIRMERIE DE L'INP-HB</w:t>
                          </w:r>
                        </w:p>
                        <w:p w14:paraId="67A6CC9A" w14:textId="77777777" w:rsidR="00B77B4B" w:rsidRDefault="00B77B4B" w:rsidP="0080185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9E1A11" id="_x0000_t202" coordsize="21600,21600" o:spt="202" path="m,l,21600r21600,l21600,xe">
              <v:stroke joinstyle="miter"/>
              <v:path gradientshapeok="t" o:connecttype="rect"/>
            </v:shapetype>
            <v:shape id="Zone de texte 28" o:spid="_x0000_s1029" type="#_x0000_t202" style="position:absolute;left:0;text-align:left;margin-left:15.7pt;margin-top:-38.9pt;width:410.35pt;height:48.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" fillcolor="white [3201]" stroked="f" strokeweight=".5pt">
              <v:textbox>
                <w:txbxContent>
                  <w:p w14:paraId="202C8995" w14:textId="77777777" w:rsidR="00B77B4B" w:rsidRPr="00801855" w:rsidRDefault="00B77B4B" w:rsidP="00801855">
                    <w:pPr>
                      <w:tabs>
                        <w:tab w:val="center" w:pos="4536"/>
                        <w:tab w:val="right" w:pos="9072"/>
                      </w:tabs>
                      <w:spacing w:after="0" w:line="240" w:lineRule="auto"/>
                      <w:jc w:val="center"/>
                      <w:rPr>
                        <w:rFonts w:ascii="Times New Roman" w:eastAsia="Calibri" w:hAnsi="Times New Roman" w:cs="Times New Roman"/>
                        <w:sz w:val="22"/>
                        <w:szCs w:val="22"/>
                      </w:rPr>
                    </w:pPr>
                    <w:r w:rsidRPr="00801855">
                      <w:rPr>
                        <w:rFonts w:ascii="Times New Roman" w:eastAsia="Calibri" w:hAnsi="Times New Roman" w:cs="Times New Roman"/>
                        <w:sz w:val="22"/>
                        <w:szCs w:val="22"/>
                      </w:rPr>
                      <w:t>ETUDE ET MISE EN PLACE D’UNE APPLICATION DE GESTION DES PROCESSUS : CAS DE LA PRISE</w:t>
                    </w:r>
                    <w:r>
                      <w:rPr>
                        <w:rFonts w:ascii="Times New Roman" w:eastAsia="Calibri" w:hAnsi="Times New Roman" w:cs="Times New Roman"/>
                        <w:sz w:val="22"/>
                        <w:szCs w:val="22"/>
                      </w:rPr>
                      <w:t xml:space="preserve"> D'AUTORISATION ET</w:t>
                    </w:r>
                    <w:r w:rsidRPr="00801855">
                      <w:rPr>
                        <w:rFonts w:ascii="Times New Roman" w:eastAsia="Calibri" w:hAnsi="Times New Roman" w:cs="Times New Roman"/>
                        <w:sz w:val="22"/>
                        <w:szCs w:val="22"/>
                      </w:rPr>
                      <w:t xml:space="preserve"> DES CARNETS MEDICAUX POUR L'INFIRMERIE DE L'INP-HB</w:t>
                    </w:r>
                  </w:p>
                  <w:p w14:paraId="67A6CC9A" w14:textId="77777777" w:rsidR="00B77B4B" w:rsidRDefault="00B77B4B" w:rsidP="00801855">
                    <w:pPr>
                      <w:jc w:val="center"/>
                    </w:pPr>
                  </w:p>
                </w:txbxContent>
              </v:textbox>
            </v:shape>
          </w:pict>
        </mc:Fallback>
      </mc:AlternateContent>
    </w:r>
    <w:r w:rsidRPr="00801855">
      <w:rPr>
        <w:rFonts w:ascii="Times New Roman" w:eastAsia="Calibri" w:hAnsi="Times New Roman" w:cs="Times New Roman"/>
        <w:noProof/>
        <w:sz w:val="24"/>
        <w:szCs w:val="22"/>
        <w:lang w:eastAsia="fr-FR"/>
      </w:rPr>
      <w:drawing>
        <wp:anchor distT="0" distB="0" distL="114300" distR="114300" simplePos="0" relativeHeight="251658242" behindDoc="0" locked="0" layoutInCell="1" allowOverlap="1" wp14:anchorId="00E12ED3" wp14:editId="59CE0CEC">
          <wp:simplePos x="0" y="0"/>
          <wp:positionH relativeFrom="leftMargin">
            <wp:align>right</wp:align>
          </wp:positionH>
          <wp:positionV relativeFrom="page">
            <wp:posOffset>139352</wp:posOffset>
          </wp:positionV>
          <wp:extent cx="496570" cy="502920"/>
          <wp:effectExtent l="0" t="0" r="0" b="0"/>
          <wp:wrapSquare wrapText="bothSides"/>
          <wp:docPr id="1358396849" name="Image 1358396849" descr="INPHB(INSTITUT NATIONAL POLYTECHNIQUE FELIX HOUPHOUET BOIGNY) - FORMATION -  CONSE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PHB(INSTITUT NATIONAL POLYTECHNIQUE FELIX HOUPHOUET BOIGNY) - FORMATION -  CONSEILS"/>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6000" r="16400"/>
                  <a:stretch/>
                </pic:blipFill>
                <pic:spPr bwMode="auto">
                  <a:xfrm>
                    <a:off x="0" y="0"/>
                    <a:ext cx="496570" cy="50292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5E3"/>
    <w:multiLevelType w:val="hybridMultilevel"/>
    <w:tmpl w:val="C68A4F90"/>
    <w:lvl w:ilvl="0" w:tplc="C6B48FF8">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1" w15:restartNumberingAfterBreak="0">
    <w:nsid w:val="01F825D8"/>
    <w:multiLevelType w:val="hybridMultilevel"/>
    <w:tmpl w:val="E9782F66"/>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 w15:restartNumberingAfterBreak="0">
    <w:nsid w:val="02314A6D"/>
    <w:multiLevelType w:val="multilevel"/>
    <w:tmpl w:val="E23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A1CEF"/>
    <w:multiLevelType w:val="multilevel"/>
    <w:tmpl w:val="777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F0B55"/>
    <w:multiLevelType w:val="hybridMultilevel"/>
    <w:tmpl w:val="E9D888FA"/>
    <w:lvl w:ilvl="0" w:tplc="040C0005">
      <w:start w:val="1"/>
      <w:numFmt w:val="bullet"/>
      <w:lvlText w:val=""/>
      <w:lvlJc w:val="left"/>
      <w:pPr>
        <w:ind w:left="1188" w:hanging="360"/>
      </w:pPr>
      <w:rPr>
        <w:rFonts w:ascii="Wingdings" w:hAnsi="Wingdings" w:hint="default"/>
      </w:rPr>
    </w:lvl>
    <w:lvl w:ilvl="1" w:tplc="040C0003" w:tentative="1">
      <w:start w:val="1"/>
      <w:numFmt w:val="bullet"/>
      <w:lvlText w:val="o"/>
      <w:lvlJc w:val="left"/>
      <w:pPr>
        <w:ind w:left="1908" w:hanging="360"/>
      </w:pPr>
      <w:rPr>
        <w:rFonts w:ascii="Courier New" w:hAnsi="Courier New" w:cs="Courier New" w:hint="default"/>
      </w:rPr>
    </w:lvl>
    <w:lvl w:ilvl="2" w:tplc="040C0005" w:tentative="1">
      <w:start w:val="1"/>
      <w:numFmt w:val="bullet"/>
      <w:lvlText w:val=""/>
      <w:lvlJc w:val="left"/>
      <w:pPr>
        <w:ind w:left="2628" w:hanging="360"/>
      </w:pPr>
      <w:rPr>
        <w:rFonts w:ascii="Wingdings" w:hAnsi="Wingdings" w:hint="default"/>
      </w:rPr>
    </w:lvl>
    <w:lvl w:ilvl="3" w:tplc="040C0001" w:tentative="1">
      <w:start w:val="1"/>
      <w:numFmt w:val="bullet"/>
      <w:lvlText w:val=""/>
      <w:lvlJc w:val="left"/>
      <w:pPr>
        <w:ind w:left="3348" w:hanging="360"/>
      </w:pPr>
      <w:rPr>
        <w:rFonts w:ascii="Symbol" w:hAnsi="Symbol" w:hint="default"/>
      </w:rPr>
    </w:lvl>
    <w:lvl w:ilvl="4" w:tplc="040C0003" w:tentative="1">
      <w:start w:val="1"/>
      <w:numFmt w:val="bullet"/>
      <w:lvlText w:val="o"/>
      <w:lvlJc w:val="left"/>
      <w:pPr>
        <w:ind w:left="4068" w:hanging="360"/>
      </w:pPr>
      <w:rPr>
        <w:rFonts w:ascii="Courier New" w:hAnsi="Courier New" w:cs="Courier New" w:hint="default"/>
      </w:rPr>
    </w:lvl>
    <w:lvl w:ilvl="5" w:tplc="040C0005" w:tentative="1">
      <w:start w:val="1"/>
      <w:numFmt w:val="bullet"/>
      <w:lvlText w:val=""/>
      <w:lvlJc w:val="left"/>
      <w:pPr>
        <w:ind w:left="4788" w:hanging="360"/>
      </w:pPr>
      <w:rPr>
        <w:rFonts w:ascii="Wingdings" w:hAnsi="Wingdings" w:hint="default"/>
      </w:rPr>
    </w:lvl>
    <w:lvl w:ilvl="6" w:tplc="040C0001" w:tentative="1">
      <w:start w:val="1"/>
      <w:numFmt w:val="bullet"/>
      <w:lvlText w:val=""/>
      <w:lvlJc w:val="left"/>
      <w:pPr>
        <w:ind w:left="5508" w:hanging="360"/>
      </w:pPr>
      <w:rPr>
        <w:rFonts w:ascii="Symbol" w:hAnsi="Symbol" w:hint="default"/>
      </w:rPr>
    </w:lvl>
    <w:lvl w:ilvl="7" w:tplc="040C0003" w:tentative="1">
      <w:start w:val="1"/>
      <w:numFmt w:val="bullet"/>
      <w:lvlText w:val="o"/>
      <w:lvlJc w:val="left"/>
      <w:pPr>
        <w:ind w:left="6228" w:hanging="360"/>
      </w:pPr>
      <w:rPr>
        <w:rFonts w:ascii="Courier New" w:hAnsi="Courier New" w:cs="Courier New" w:hint="default"/>
      </w:rPr>
    </w:lvl>
    <w:lvl w:ilvl="8" w:tplc="040C0005" w:tentative="1">
      <w:start w:val="1"/>
      <w:numFmt w:val="bullet"/>
      <w:lvlText w:val=""/>
      <w:lvlJc w:val="left"/>
      <w:pPr>
        <w:ind w:left="6948" w:hanging="360"/>
      </w:pPr>
      <w:rPr>
        <w:rFonts w:ascii="Wingdings" w:hAnsi="Wingdings" w:hint="default"/>
      </w:rPr>
    </w:lvl>
  </w:abstractNum>
  <w:abstractNum w:abstractNumId="5" w15:restartNumberingAfterBreak="0">
    <w:nsid w:val="044F7FD9"/>
    <w:multiLevelType w:val="hybridMultilevel"/>
    <w:tmpl w:val="DD16233A"/>
    <w:lvl w:ilvl="0" w:tplc="2C0C0009">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06B460CE"/>
    <w:multiLevelType w:val="hybridMultilevel"/>
    <w:tmpl w:val="4B50AEFA"/>
    <w:lvl w:ilvl="0" w:tplc="040C0005">
      <w:start w:val="1"/>
      <w:numFmt w:val="bullet"/>
      <w:lvlText w:val=""/>
      <w:lvlJc w:val="left"/>
      <w:pPr>
        <w:ind w:left="895" w:hanging="360"/>
      </w:pPr>
      <w:rPr>
        <w:rFonts w:ascii="Wingdings" w:hAnsi="Wingdings" w:hint="default"/>
      </w:rPr>
    </w:lvl>
    <w:lvl w:ilvl="1" w:tplc="040C0003" w:tentative="1">
      <w:start w:val="1"/>
      <w:numFmt w:val="bullet"/>
      <w:lvlText w:val="o"/>
      <w:lvlJc w:val="left"/>
      <w:pPr>
        <w:ind w:left="1615" w:hanging="360"/>
      </w:pPr>
      <w:rPr>
        <w:rFonts w:ascii="Courier New" w:hAnsi="Courier New" w:cs="Courier New" w:hint="default"/>
      </w:rPr>
    </w:lvl>
    <w:lvl w:ilvl="2" w:tplc="040C0005" w:tentative="1">
      <w:start w:val="1"/>
      <w:numFmt w:val="bullet"/>
      <w:lvlText w:val=""/>
      <w:lvlJc w:val="left"/>
      <w:pPr>
        <w:ind w:left="2335" w:hanging="360"/>
      </w:pPr>
      <w:rPr>
        <w:rFonts w:ascii="Wingdings" w:hAnsi="Wingdings" w:hint="default"/>
      </w:rPr>
    </w:lvl>
    <w:lvl w:ilvl="3" w:tplc="040C0001" w:tentative="1">
      <w:start w:val="1"/>
      <w:numFmt w:val="bullet"/>
      <w:lvlText w:val=""/>
      <w:lvlJc w:val="left"/>
      <w:pPr>
        <w:ind w:left="3055" w:hanging="360"/>
      </w:pPr>
      <w:rPr>
        <w:rFonts w:ascii="Symbol" w:hAnsi="Symbol" w:hint="default"/>
      </w:rPr>
    </w:lvl>
    <w:lvl w:ilvl="4" w:tplc="040C0003" w:tentative="1">
      <w:start w:val="1"/>
      <w:numFmt w:val="bullet"/>
      <w:lvlText w:val="o"/>
      <w:lvlJc w:val="left"/>
      <w:pPr>
        <w:ind w:left="3775" w:hanging="360"/>
      </w:pPr>
      <w:rPr>
        <w:rFonts w:ascii="Courier New" w:hAnsi="Courier New" w:cs="Courier New" w:hint="default"/>
      </w:rPr>
    </w:lvl>
    <w:lvl w:ilvl="5" w:tplc="040C0005" w:tentative="1">
      <w:start w:val="1"/>
      <w:numFmt w:val="bullet"/>
      <w:lvlText w:val=""/>
      <w:lvlJc w:val="left"/>
      <w:pPr>
        <w:ind w:left="4495" w:hanging="360"/>
      </w:pPr>
      <w:rPr>
        <w:rFonts w:ascii="Wingdings" w:hAnsi="Wingdings" w:hint="default"/>
      </w:rPr>
    </w:lvl>
    <w:lvl w:ilvl="6" w:tplc="040C0001" w:tentative="1">
      <w:start w:val="1"/>
      <w:numFmt w:val="bullet"/>
      <w:lvlText w:val=""/>
      <w:lvlJc w:val="left"/>
      <w:pPr>
        <w:ind w:left="5215" w:hanging="360"/>
      </w:pPr>
      <w:rPr>
        <w:rFonts w:ascii="Symbol" w:hAnsi="Symbol" w:hint="default"/>
      </w:rPr>
    </w:lvl>
    <w:lvl w:ilvl="7" w:tplc="040C0003" w:tentative="1">
      <w:start w:val="1"/>
      <w:numFmt w:val="bullet"/>
      <w:lvlText w:val="o"/>
      <w:lvlJc w:val="left"/>
      <w:pPr>
        <w:ind w:left="5935" w:hanging="360"/>
      </w:pPr>
      <w:rPr>
        <w:rFonts w:ascii="Courier New" w:hAnsi="Courier New" w:cs="Courier New" w:hint="default"/>
      </w:rPr>
    </w:lvl>
    <w:lvl w:ilvl="8" w:tplc="040C0005" w:tentative="1">
      <w:start w:val="1"/>
      <w:numFmt w:val="bullet"/>
      <w:lvlText w:val=""/>
      <w:lvlJc w:val="left"/>
      <w:pPr>
        <w:ind w:left="6655" w:hanging="360"/>
      </w:pPr>
      <w:rPr>
        <w:rFonts w:ascii="Wingdings" w:hAnsi="Wingdings" w:hint="default"/>
      </w:rPr>
    </w:lvl>
  </w:abstractNum>
  <w:abstractNum w:abstractNumId="7" w15:restartNumberingAfterBreak="0">
    <w:nsid w:val="08140E5D"/>
    <w:multiLevelType w:val="hybridMultilevel"/>
    <w:tmpl w:val="EE92062A"/>
    <w:lvl w:ilvl="0" w:tplc="D95C3652">
      <w:start w:val="1"/>
      <w:numFmt w:val="lowerLetter"/>
      <w:lvlText w:val="%1."/>
      <w:lvlJc w:val="left"/>
      <w:pPr>
        <w:ind w:left="2484" w:hanging="360"/>
      </w:pPr>
      <w:rPr>
        <w:rFonts w:hint="default"/>
        <w:b w:val="0"/>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8" w15:restartNumberingAfterBreak="0">
    <w:nsid w:val="086D00FF"/>
    <w:multiLevelType w:val="hybridMultilevel"/>
    <w:tmpl w:val="7C62409C"/>
    <w:lvl w:ilvl="0" w:tplc="040C000F">
      <w:start w:val="1"/>
      <w:numFmt w:val="decimal"/>
      <w:lvlText w:val="%1."/>
      <w:lvlJc w:val="left"/>
      <w:pPr>
        <w:ind w:left="781" w:hanging="360"/>
      </w:pPr>
    </w:lvl>
    <w:lvl w:ilvl="1" w:tplc="040C0019" w:tentative="1">
      <w:start w:val="1"/>
      <w:numFmt w:val="lowerLetter"/>
      <w:lvlText w:val="%2."/>
      <w:lvlJc w:val="left"/>
      <w:pPr>
        <w:ind w:left="1501" w:hanging="360"/>
      </w:pPr>
    </w:lvl>
    <w:lvl w:ilvl="2" w:tplc="040C001B" w:tentative="1">
      <w:start w:val="1"/>
      <w:numFmt w:val="lowerRoman"/>
      <w:lvlText w:val="%3."/>
      <w:lvlJc w:val="right"/>
      <w:pPr>
        <w:ind w:left="2221" w:hanging="180"/>
      </w:pPr>
    </w:lvl>
    <w:lvl w:ilvl="3" w:tplc="040C000F" w:tentative="1">
      <w:start w:val="1"/>
      <w:numFmt w:val="decimal"/>
      <w:lvlText w:val="%4."/>
      <w:lvlJc w:val="left"/>
      <w:pPr>
        <w:ind w:left="2941" w:hanging="360"/>
      </w:pPr>
    </w:lvl>
    <w:lvl w:ilvl="4" w:tplc="040C0019" w:tentative="1">
      <w:start w:val="1"/>
      <w:numFmt w:val="lowerLetter"/>
      <w:lvlText w:val="%5."/>
      <w:lvlJc w:val="left"/>
      <w:pPr>
        <w:ind w:left="3661" w:hanging="360"/>
      </w:pPr>
    </w:lvl>
    <w:lvl w:ilvl="5" w:tplc="040C001B" w:tentative="1">
      <w:start w:val="1"/>
      <w:numFmt w:val="lowerRoman"/>
      <w:lvlText w:val="%6."/>
      <w:lvlJc w:val="right"/>
      <w:pPr>
        <w:ind w:left="4381" w:hanging="180"/>
      </w:pPr>
    </w:lvl>
    <w:lvl w:ilvl="6" w:tplc="040C000F" w:tentative="1">
      <w:start w:val="1"/>
      <w:numFmt w:val="decimal"/>
      <w:lvlText w:val="%7."/>
      <w:lvlJc w:val="left"/>
      <w:pPr>
        <w:ind w:left="5101" w:hanging="360"/>
      </w:pPr>
    </w:lvl>
    <w:lvl w:ilvl="7" w:tplc="040C0019" w:tentative="1">
      <w:start w:val="1"/>
      <w:numFmt w:val="lowerLetter"/>
      <w:lvlText w:val="%8."/>
      <w:lvlJc w:val="left"/>
      <w:pPr>
        <w:ind w:left="5821" w:hanging="360"/>
      </w:pPr>
    </w:lvl>
    <w:lvl w:ilvl="8" w:tplc="040C001B" w:tentative="1">
      <w:start w:val="1"/>
      <w:numFmt w:val="lowerRoman"/>
      <w:lvlText w:val="%9."/>
      <w:lvlJc w:val="right"/>
      <w:pPr>
        <w:ind w:left="6541" w:hanging="180"/>
      </w:pPr>
    </w:lvl>
  </w:abstractNum>
  <w:abstractNum w:abstractNumId="9" w15:restartNumberingAfterBreak="0">
    <w:nsid w:val="088F7AAC"/>
    <w:multiLevelType w:val="hybridMultilevel"/>
    <w:tmpl w:val="B94E643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91510E8"/>
    <w:multiLevelType w:val="hybridMultilevel"/>
    <w:tmpl w:val="D05E28CE"/>
    <w:lvl w:ilvl="0" w:tplc="C6B48FF8">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11" w15:restartNumberingAfterBreak="0">
    <w:nsid w:val="0A6B5E74"/>
    <w:multiLevelType w:val="multilevel"/>
    <w:tmpl w:val="B62C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F33FB"/>
    <w:multiLevelType w:val="hybridMultilevel"/>
    <w:tmpl w:val="65A62334"/>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B253802"/>
    <w:multiLevelType w:val="hybridMultilevel"/>
    <w:tmpl w:val="F73EA13C"/>
    <w:lvl w:ilvl="0" w:tplc="69BA6B96">
      <w:start w:val="1"/>
      <w:numFmt w:val="decimal"/>
      <w:lvlText w:val="%1."/>
      <w:lvlJc w:val="left"/>
      <w:pPr>
        <w:ind w:left="710" w:hanging="360"/>
      </w:pPr>
      <w:rPr>
        <w:rFonts w:hint="default"/>
      </w:rPr>
    </w:lvl>
    <w:lvl w:ilvl="1" w:tplc="040C0019" w:tentative="1">
      <w:start w:val="1"/>
      <w:numFmt w:val="lowerLetter"/>
      <w:lvlText w:val="%2."/>
      <w:lvlJc w:val="left"/>
      <w:pPr>
        <w:ind w:left="1430" w:hanging="360"/>
      </w:pPr>
    </w:lvl>
    <w:lvl w:ilvl="2" w:tplc="040C001B" w:tentative="1">
      <w:start w:val="1"/>
      <w:numFmt w:val="lowerRoman"/>
      <w:lvlText w:val="%3."/>
      <w:lvlJc w:val="right"/>
      <w:pPr>
        <w:ind w:left="2150" w:hanging="180"/>
      </w:pPr>
    </w:lvl>
    <w:lvl w:ilvl="3" w:tplc="040C000F" w:tentative="1">
      <w:start w:val="1"/>
      <w:numFmt w:val="decimal"/>
      <w:lvlText w:val="%4."/>
      <w:lvlJc w:val="left"/>
      <w:pPr>
        <w:ind w:left="2870" w:hanging="360"/>
      </w:pPr>
    </w:lvl>
    <w:lvl w:ilvl="4" w:tplc="040C0019" w:tentative="1">
      <w:start w:val="1"/>
      <w:numFmt w:val="lowerLetter"/>
      <w:lvlText w:val="%5."/>
      <w:lvlJc w:val="left"/>
      <w:pPr>
        <w:ind w:left="3590" w:hanging="360"/>
      </w:pPr>
    </w:lvl>
    <w:lvl w:ilvl="5" w:tplc="040C001B" w:tentative="1">
      <w:start w:val="1"/>
      <w:numFmt w:val="lowerRoman"/>
      <w:lvlText w:val="%6."/>
      <w:lvlJc w:val="right"/>
      <w:pPr>
        <w:ind w:left="4310" w:hanging="180"/>
      </w:pPr>
    </w:lvl>
    <w:lvl w:ilvl="6" w:tplc="040C000F" w:tentative="1">
      <w:start w:val="1"/>
      <w:numFmt w:val="decimal"/>
      <w:lvlText w:val="%7."/>
      <w:lvlJc w:val="left"/>
      <w:pPr>
        <w:ind w:left="5030" w:hanging="360"/>
      </w:pPr>
    </w:lvl>
    <w:lvl w:ilvl="7" w:tplc="040C0019" w:tentative="1">
      <w:start w:val="1"/>
      <w:numFmt w:val="lowerLetter"/>
      <w:lvlText w:val="%8."/>
      <w:lvlJc w:val="left"/>
      <w:pPr>
        <w:ind w:left="5750" w:hanging="360"/>
      </w:pPr>
    </w:lvl>
    <w:lvl w:ilvl="8" w:tplc="040C001B" w:tentative="1">
      <w:start w:val="1"/>
      <w:numFmt w:val="lowerRoman"/>
      <w:lvlText w:val="%9."/>
      <w:lvlJc w:val="right"/>
      <w:pPr>
        <w:ind w:left="6470" w:hanging="180"/>
      </w:pPr>
    </w:lvl>
  </w:abstractNum>
  <w:abstractNum w:abstractNumId="14" w15:restartNumberingAfterBreak="0">
    <w:nsid w:val="0DCB5DB4"/>
    <w:multiLevelType w:val="hybridMultilevel"/>
    <w:tmpl w:val="3092BDF0"/>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5" w15:restartNumberingAfterBreak="0">
    <w:nsid w:val="0F8B0991"/>
    <w:multiLevelType w:val="multilevel"/>
    <w:tmpl w:val="444A22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10567521"/>
    <w:multiLevelType w:val="hybridMultilevel"/>
    <w:tmpl w:val="3B00D748"/>
    <w:lvl w:ilvl="0" w:tplc="040C0005">
      <w:start w:val="1"/>
      <w:numFmt w:val="bullet"/>
      <w:lvlText w:val=""/>
      <w:lvlJc w:val="left"/>
      <w:pPr>
        <w:ind w:left="710" w:hanging="360"/>
      </w:pPr>
      <w:rPr>
        <w:rFonts w:ascii="Wingdings" w:hAnsi="Wingdings" w:hint="default"/>
      </w:rPr>
    </w:lvl>
    <w:lvl w:ilvl="1" w:tplc="2C0C0019" w:tentative="1">
      <w:start w:val="1"/>
      <w:numFmt w:val="lowerLetter"/>
      <w:lvlText w:val="%2."/>
      <w:lvlJc w:val="left"/>
      <w:pPr>
        <w:ind w:left="1430" w:hanging="360"/>
      </w:pPr>
    </w:lvl>
    <w:lvl w:ilvl="2" w:tplc="2C0C001B" w:tentative="1">
      <w:start w:val="1"/>
      <w:numFmt w:val="lowerRoman"/>
      <w:lvlText w:val="%3."/>
      <w:lvlJc w:val="right"/>
      <w:pPr>
        <w:ind w:left="2150" w:hanging="180"/>
      </w:pPr>
    </w:lvl>
    <w:lvl w:ilvl="3" w:tplc="2C0C000F" w:tentative="1">
      <w:start w:val="1"/>
      <w:numFmt w:val="decimal"/>
      <w:lvlText w:val="%4."/>
      <w:lvlJc w:val="left"/>
      <w:pPr>
        <w:ind w:left="2870" w:hanging="360"/>
      </w:pPr>
    </w:lvl>
    <w:lvl w:ilvl="4" w:tplc="2C0C0019" w:tentative="1">
      <w:start w:val="1"/>
      <w:numFmt w:val="lowerLetter"/>
      <w:lvlText w:val="%5."/>
      <w:lvlJc w:val="left"/>
      <w:pPr>
        <w:ind w:left="3590" w:hanging="360"/>
      </w:pPr>
    </w:lvl>
    <w:lvl w:ilvl="5" w:tplc="2C0C001B" w:tentative="1">
      <w:start w:val="1"/>
      <w:numFmt w:val="lowerRoman"/>
      <w:lvlText w:val="%6."/>
      <w:lvlJc w:val="right"/>
      <w:pPr>
        <w:ind w:left="4310" w:hanging="180"/>
      </w:pPr>
    </w:lvl>
    <w:lvl w:ilvl="6" w:tplc="2C0C000F" w:tentative="1">
      <w:start w:val="1"/>
      <w:numFmt w:val="decimal"/>
      <w:lvlText w:val="%7."/>
      <w:lvlJc w:val="left"/>
      <w:pPr>
        <w:ind w:left="5030" w:hanging="360"/>
      </w:pPr>
    </w:lvl>
    <w:lvl w:ilvl="7" w:tplc="2C0C0019" w:tentative="1">
      <w:start w:val="1"/>
      <w:numFmt w:val="lowerLetter"/>
      <w:lvlText w:val="%8."/>
      <w:lvlJc w:val="left"/>
      <w:pPr>
        <w:ind w:left="5750" w:hanging="360"/>
      </w:pPr>
    </w:lvl>
    <w:lvl w:ilvl="8" w:tplc="2C0C001B" w:tentative="1">
      <w:start w:val="1"/>
      <w:numFmt w:val="lowerRoman"/>
      <w:lvlText w:val="%9."/>
      <w:lvlJc w:val="right"/>
      <w:pPr>
        <w:ind w:left="6470" w:hanging="180"/>
      </w:pPr>
    </w:lvl>
  </w:abstractNum>
  <w:abstractNum w:abstractNumId="17" w15:restartNumberingAfterBreak="0">
    <w:nsid w:val="108025B0"/>
    <w:multiLevelType w:val="hybridMultilevel"/>
    <w:tmpl w:val="AD38C5E4"/>
    <w:lvl w:ilvl="0" w:tplc="040C0005">
      <w:start w:val="1"/>
      <w:numFmt w:val="bullet"/>
      <w:lvlText w:val=""/>
      <w:lvlJc w:val="left"/>
      <w:pPr>
        <w:ind w:left="1462" w:hanging="360"/>
      </w:pPr>
      <w:rPr>
        <w:rFonts w:ascii="Wingdings" w:hAnsi="Wingdings" w:hint="default"/>
      </w:rPr>
    </w:lvl>
    <w:lvl w:ilvl="1" w:tplc="040C0003" w:tentative="1">
      <w:start w:val="1"/>
      <w:numFmt w:val="bullet"/>
      <w:lvlText w:val="o"/>
      <w:lvlJc w:val="left"/>
      <w:pPr>
        <w:ind w:left="2182" w:hanging="360"/>
      </w:pPr>
      <w:rPr>
        <w:rFonts w:ascii="Courier New" w:hAnsi="Courier New" w:cs="Courier New" w:hint="default"/>
      </w:rPr>
    </w:lvl>
    <w:lvl w:ilvl="2" w:tplc="040C0005" w:tentative="1">
      <w:start w:val="1"/>
      <w:numFmt w:val="bullet"/>
      <w:lvlText w:val=""/>
      <w:lvlJc w:val="left"/>
      <w:pPr>
        <w:ind w:left="2902" w:hanging="360"/>
      </w:pPr>
      <w:rPr>
        <w:rFonts w:ascii="Wingdings" w:hAnsi="Wingdings" w:hint="default"/>
      </w:rPr>
    </w:lvl>
    <w:lvl w:ilvl="3" w:tplc="040C0001" w:tentative="1">
      <w:start w:val="1"/>
      <w:numFmt w:val="bullet"/>
      <w:lvlText w:val=""/>
      <w:lvlJc w:val="left"/>
      <w:pPr>
        <w:ind w:left="3622" w:hanging="360"/>
      </w:pPr>
      <w:rPr>
        <w:rFonts w:ascii="Symbol" w:hAnsi="Symbol" w:hint="default"/>
      </w:rPr>
    </w:lvl>
    <w:lvl w:ilvl="4" w:tplc="040C0003" w:tentative="1">
      <w:start w:val="1"/>
      <w:numFmt w:val="bullet"/>
      <w:lvlText w:val="o"/>
      <w:lvlJc w:val="left"/>
      <w:pPr>
        <w:ind w:left="4342" w:hanging="360"/>
      </w:pPr>
      <w:rPr>
        <w:rFonts w:ascii="Courier New" w:hAnsi="Courier New" w:cs="Courier New" w:hint="default"/>
      </w:rPr>
    </w:lvl>
    <w:lvl w:ilvl="5" w:tplc="040C0005" w:tentative="1">
      <w:start w:val="1"/>
      <w:numFmt w:val="bullet"/>
      <w:lvlText w:val=""/>
      <w:lvlJc w:val="left"/>
      <w:pPr>
        <w:ind w:left="5062" w:hanging="360"/>
      </w:pPr>
      <w:rPr>
        <w:rFonts w:ascii="Wingdings" w:hAnsi="Wingdings" w:hint="default"/>
      </w:rPr>
    </w:lvl>
    <w:lvl w:ilvl="6" w:tplc="040C0001" w:tentative="1">
      <w:start w:val="1"/>
      <w:numFmt w:val="bullet"/>
      <w:lvlText w:val=""/>
      <w:lvlJc w:val="left"/>
      <w:pPr>
        <w:ind w:left="5782" w:hanging="360"/>
      </w:pPr>
      <w:rPr>
        <w:rFonts w:ascii="Symbol" w:hAnsi="Symbol" w:hint="default"/>
      </w:rPr>
    </w:lvl>
    <w:lvl w:ilvl="7" w:tplc="040C0003" w:tentative="1">
      <w:start w:val="1"/>
      <w:numFmt w:val="bullet"/>
      <w:lvlText w:val="o"/>
      <w:lvlJc w:val="left"/>
      <w:pPr>
        <w:ind w:left="6502" w:hanging="360"/>
      </w:pPr>
      <w:rPr>
        <w:rFonts w:ascii="Courier New" w:hAnsi="Courier New" w:cs="Courier New" w:hint="default"/>
      </w:rPr>
    </w:lvl>
    <w:lvl w:ilvl="8" w:tplc="040C0005" w:tentative="1">
      <w:start w:val="1"/>
      <w:numFmt w:val="bullet"/>
      <w:lvlText w:val=""/>
      <w:lvlJc w:val="left"/>
      <w:pPr>
        <w:ind w:left="7222" w:hanging="360"/>
      </w:pPr>
      <w:rPr>
        <w:rFonts w:ascii="Wingdings" w:hAnsi="Wingdings" w:hint="default"/>
      </w:rPr>
    </w:lvl>
  </w:abstractNum>
  <w:abstractNum w:abstractNumId="18" w15:restartNumberingAfterBreak="0">
    <w:nsid w:val="129A511A"/>
    <w:multiLevelType w:val="hybridMultilevel"/>
    <w:tmpl w:val="39C6C0BA"/>
    <w:lvl w:ilvl="0" w:tplc="040C0005">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141408EC"/>
    <w:multiLevelType w:val="multilevel"/>
    <w:tmpl w:val="DCA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8085E"/>
    <w:multiLevelType w:val="multilevel"/>
    <w:tmpl w:val="830E3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3647B"/>
    <w:multiLevelType w:val="multilevel"/>
    <w:tmpl w:val="F86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40841"/>
    <w:multiLevelType w:val="multilevel"/>
    <w:tmpl w:val="D252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82023"/>
    <w:multiLevelType w:val="multilevel"/>
    <w:tmpl w:val="40DA3FD8"/>
    <w:lvl w:ilvl="0">
      <w:start w:val="1"/>
      <w:numFmt w:val="decimal"/>
      <w:lvlText w:val="%1."/>
      <w:lvlJc w:val="left"/>
      <w:pPr>
        <w:ind w:left="46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268" w:hanging="1080"/>
      </w:pPr>
      <w:rPr>
        <w:rFonts w:hint="default"/>
      </w:rPr>
    </w:lvl>
    <w:lvl w:ilvl="4">
      <w:start w:val="1"/>
      <w:numFmt w:val="decimal"/>
      <w:isLgl/>
      <w:lvlText w:val="%1.%2.%3.%4.%5."/>
      <w:lvlJc w:val="left"/>
      <w:pPr>
        <w:ind w:left="2628" w:hanging="1080"/>
      </w:pPr>
      <w:rPr>
        <w:rFonts w:hint="default"/>
      </w:rPr>
    </w:lvl>
    <w:lvl w:ilvl="5">
      <w:start w:val="1"/>
      <w:numFmt w:val="decimal"/>
      <w:isLgl/>
      <w:lvlText w:val="%1.%2.%3.%4.%5.%6."/>
      <w:lvlJc w:val="left"/>
      <w:pPr>
        <w:ind w:left="3348" w:hanging="144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428" w:hanging="1800"/>
      </w:pPr>
      <w:rPr>
        <w:rFonts w:hint="default"/>
      </w:rPr>
    </w:lvl>
    <w:lvl w:ilvl="8">
      <w:start w:val="1"/>
      <w:numFmt w:val="decimal"/>
      <w:isLgl/>
      <w:lvlText w:val="%1.%2.%3.%4.%5.%6.%7.%8.%9."/>
      <w:lvlJc w:val="left"/>
      <w:pPr>
        <w:ind w:left="4788" w:hanging="1800"/>
      </w:pPr>
      <w:rPr>
        <w:rFonts w:hint="default"/>
      </w:rPr>
    </w:lvl>
  </w:abstractNum>
  <w:abstractNum w:abstractNumId="24" w15:restartNumberingAfterBreak="0">
    <w:nsid w:val="17500538"/>
    <w:multiLevelType w:val="hybridMultilevel"/>
    <w:tmpl w:val="B71AED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7821509"/>
    <w:multiLevelType w:val="hybridMultilevel"/>
    <w:tmpl w:val="F0800126"/>
    <w:lvl w:ilvl="0" w:tplc="2C0C0005">
      <w:start w:val="1"/>
      <w:numFmt w:val="bullet"/>
      <w:lvlText w:val=""/>
      <w:lvlJc w:val="left"/>
      <w:pPr>
        <w:ind w:left="780" w:hanging="360"/>
      </w:pPr>
      <w:rPr>
        <w:rFonts w:ascii="Wingdings" w:hAnsi="Wingdings"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18A9473D"/>
    <w:multiLevelType w:val="hybridMultilevel"/>
    <w:tmpl w:val="55B8C8DE"/>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18B9336F"/>
    <w:multiLevelType w:val="hybridMultilevel"/>
    <w:tmpl w:val="5D504F32"/>
    <w:lvl w:ilvl="0" w:tplc="040C0005">
      <w:start w:val="1"/>
      <w:numFmt w:val="bullet"/>
      <w:lvlText w:val=""/>
      <w:lvlJc w:val="left"/>
      <w:pPr>
        <w:ind w:left="1080" w:hanging="360"/>
      </w:pPr>
      <w:rPr>
        <w:rFonts w:ascii="Wingdings" w:hAnsi="Wingdings" w:hint="default"/>
      </w:rPr>
    </w:lvl>
    <w:lvl w:ilvl="1" w:tplc="1322769A">
      <w:numFmt w:val="bullet"/>
      <w:lvlText w:val="-"/>
      <w:lvlJc w:val="left"/>
      <w:pPr>
        <w:ind w:left="1800" w:hanging="360"/>
      </w:pPr>
      <w:rPr>
        <w:rFonts w:ascii="Times New Roman" w:eastAsiaTheme="minorEastAsia" w:hAnsi="Times New Roman" w:cs="Times New Roman"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19336C0D"/>
    <w:multiLevelType w:val="multilevel"/>
    <w:tmpl w:val="E53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EB794B"/>
    <w:multiLevelType w:val="hybridMultilevel"/>
    <w:tmpl w:val="1F101E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B665100"/>
    <w:multiLevelType w:val="hybridMultilevel"/>
    <w:tmpl w:val="C25CC884"/>
    <w:lvl w:ilvl="0" w:tplc="040C0005">
      <w:start w:val="1"/>
      <w:numFmt w:val="bullet"/>
      <w:lvlText w:val=""/>
      <w:lvlJc w:val="left"/>
      <w:pPr>
        <w:ind w:left="1854" w:hanging="360"/>
      </w:pPr>
      <w:rPr>
        <w:rFonts w:ascii="Wingdings" w:hAnsi="Wingdings" w:hint="default"/>
      </w:rPr>
    </w:lvl>
    <w:lvl w:ilvl="1" w:tplc="2C0C0003" w:tentative="1">
      <w:start w:val="1"/>
      <w:numFmt w:val="bullet"/>
      <w:lvlText w:val="o"/>
      <w:lvlJc w:val="left"/>
      <w:pPr>
        <w:ind w:left="2574" w:hanging="360"/>
      </w:pPr>
      <w:rPr>
        <w:rFonts w:ascii="Courier New" w:hAnsi="Courier New" w:cs="Courier New" w:hint="default"/>
      </w:rPr>
    </w:lvl>
    <w:lvl w:ilvl="2" w:tplc="2C0C0005" w:tentative="1">
      <w:start w:val="1"/>
      <w:numFmt w:val="bullet"/>
      <w:lvlText w:val=""/>
      <w:lvlJc w:val="left"/>
      <w:pPr>
        <w:ind w:left="3294" w:hanging="360"/>
      </w:pPr>
      <w:rPr>
        <w:rFonts w:ascii="Wingdings" w:hAnsi="Wingdings" w:hint="default"/>
      </w:rPr>
    </w:lvl>
    <w:lvl w:ilvl="3" w:tplc="2C0C0001" w:tentative="1">
      <w:start w:val="1"/>
      <w:numFmt w:val="bullet"/>
      <w:lvlText w:val=""/>
      <w:lvlJc w:val="left"/>
      <w:pPr>
        <w:ind w:left="4014" w:hanging="360"/>
      </w:pPr>
      <w:rPr>
        <w:rFonts w:ascii="Symbol" w:hAnsi="Symbol" w:hint="default"/>
      </w:rPr>
    </w:lvl>
    <w:lvl w:ilvl="4" w:tplc="2C0C0003" w:tentative="1">
      <w:start w:val="1"/>
      <w:numFmt w:val="bullet"/>
      <w:lvlText w:val="o"/>
      <w:lvlJc w:val="left"/>
      <w:pPr>
        <w:ind w:left="4734" w:hanging="360"/>
      </w:pPr>
      <w:rPr>
        <w:rFonts w:ascii="Courier New" w:hAnsi="Courier New" w:cs="Courier New" w:hint="default"/>
      </w:rPr>
    </w:lvl>
    <w:lvl w:ilvl="5" w:tplc="2C0C0005" w:tentative="1">
      <w:start w:val="1"/>
      <w:numFmt w:val="bullet"/>
      <w:lvlText w:val=""/>
      <w:lvlJc w:val="left"/>
      <w:pPr>
        <w:ind w:left="5454" w:hanging="360"/>
      </w:pPr>
      <w:rPr>
        <w:rFonts w:ascii="Wingdings" w:hAnsi="Wingdings" w:hint="default"/>
      </w:rPr>
    </w:lvl>
    <w:lvl w:ilvl="6" w:tplc="2C0C0001" w:tentative="1">
      <w:start w:val="1"/>
      <w:numFmt w:val="bullet"/>
      <w:lvlText w:val=""/>
      <w:lvlJc w:val="left"/>
      <w:pPr>
        <w:ind w:left="6174" w:hanging="360"/>
      </w:pPr>
      <w:rPr>
        <w:rFonts w:ascii="Symbol" w:hAnsi="Symbol" w:hint="default"/>
      </w:rPr>
    </w:lvl>
    <w:lvl w:ilvl="7" w:tplc="2C0C0003" w:tentative="1">
      <w:start w:val="1"/>
      <w:numFmt w:val="bullet"/>
      <w:lvlText w:val="o"/>
      <w:lvlJc w:val="left"/>
      <w:pPr>
        <w:ind w:left="6894" w:hanging="360"/>
      </w:pPr>
      <w:rPr>
        <w:rFonts w:ascii="Courier New" w:hAnsi="Courier New" w:cs="Courier New" w:hint="default"/>
      </w:rPr>
    </w:lvl>
    <w:lvl w:ilvl="8" w:tplc="2C0C0005" w:tentative="1">
      <w:start w:val="1"/>
      <w:numFmt w:val="bullet"/>
      <w:lvlText w:val=""/>
      <w:lvlJc w:val="left"/>
      <w:pPr>
        <w:ind w:left="7614" w:hanging="360"/>
      </w:pPr>
      <w:rPr>
        <w:rFonts w:ascii="Wingdings" w:hAnsi="Wingdings" w:hint="default"/>
      </w:rPr>
    </w:lvl>
  </w:abstractNum>
  <w:abstractNum w:abstractNumId="31" w15:restartNumberingAfterBreak="0">
    <w:nsid w:val="1BB92CF7"/>
    <w:multiLevelType w:val="hybridMultilevel"/>
    <w:tmpl w:val="D190288C"/>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2" w15:restartNumberingAfterBreak="0">
    <w:nsid w:val="1BDB5DB2"/>
    <w:multiLevelType w:val="hybridMultilevel"/>
    <w:tmpl w:val="708C10E6"/>
    <w:lvl w:ilvl="0" w:tplc="56068442">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3" w15:restartNumberingAfterBreak="0">
    <w:nsid w:val="1E445371"/>
    <w:multiLevelType w:val="hybridMultilevel"/>
    <w:tmpl w:val="4B76787A"/>
    <w:lvl w:ilvl="0" w:tplc="2C0C0003">
      <w:start w:val="1"/>
      <w:numFmt w:val="bullet"/>
      <w:lvlText w:val="o"/>
      <w:lvlJc w:val="left"/>
      <w:pPr>
        <w:ind w:left="1068" w:hanging="360"/>
      </w:pPr>
      <w:rPr>
        <w:rFonts w:ascii="Courier New" w:hAnsi="Courier New" w:cs="Courier New" w:hint="default"/>
      </w:rPr>
    </w:lvl>
    <w:lvl w:ilvl="1" w:tplc="2C0C0001">
      <w:start w:val="1"/>
      <w:numFmt w:val="bullet"/>
      <w:lvlText w:val=""/>
      <w:lvlJc w:val="left"/>
      <w:pPr>
        <w:ind w:left="1788" w:hanging="360"/>
      </w:pPr>
      <w:rPr>
        <w:rFonts w:ascii="Symbol" w:hAnsi="Symbol" w:hint="default"/>
      </w:rPr>
    </w:lvl>
    <w:lvl w:ilvl="2" w:tplc="494C5866">
      <w:start w:val="1"/>
      <w:numFmt w:val="bullet"/>
      <w:lvlText w:val="-"/>
      <w:lvlJc w:val="left"/>
      <w:pPr>
        <w:ind w:left="2508" w:hanging="360"/>
      </w:pPr>
      <w:rPr>
        <w:rFonts w:ascii="Times New Roman" w:eastAsiaTheme="minorEastAsia" w:hAnsi="Times New Roman" w:cs="Times New Roman"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34" w15:restartNumberingAfterBreak="0">
    <w:nsid w:val="1F4C52D3"/>
    <w:multiLevelType w:val="hybridMultilevel"/>
    <w:tmpl w:val="BC14E2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A82FEA"/>
    <w:multiLevelType w:val="hybridMultilevel"/>
    <w:tmpl w:val="A63825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37561E"/>
    <w:multiLevelType w:val="hybridMultilevel"/>
    <w:tmpl w:val="8AAEBF7C"/>
    <w:lvl w:ilvl="0" w:tplc="0409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2844D8C"/>
    <w:multiLevelType w:val="multilevel"/>
    <w:tmpl w:val="79F6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5789F"/>
    <w:multiLevelType w:val="multilevel"/>
    <w:tmpl w:val="74A4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57EDE"/>
    <w:multiLevelType w:val="hybridMultilevel"/>
    <w:tmpl w:val="6B16C62E"/>
    <w:lvl w:ilvl="0" w:tplc="17D49EC4">
      <w:start w:val="1"/>
      <w:numFmt w:val="lowerLetter"/>
      <w:lvlText w:val="%1."/>
      <w:lvlJc w:val="left"/>
      <w:pPr>
        <w:ind w:left="2476" w:hanging="360"/>
      </w:pPr>
      <w:rPr>
        <w:rFonts w:hint="default"/>
      </w:rPr>
    </w:lvl>
    <w:lvl w:ilvl="1" w:tplc="040C0019" w:tentative="1">
      <w:start w:val="1"/>
      <w:numFmt w:val="lowerLetter"/>
      <w:lvlText w:val="%2."/>
      <w:lvlJc w:val="left"/>
      <w:pPr>
        <w:ind w:left="3196" w:hanging="360"/>
      </w:pPr>
    </w:lvl>
    <w:lvl w:ilvl="2" w:tplc="040C001B" w:tentative="1">
      <w:start w:val="1"/>
      <w:numFmt w:val="lowerRoman"/>
      <w:lvlText w:val="%3."/>
      <w:lvlJc w:val="right"/>
      <w:pPr>
        <w:ind w:left="3916" w:hanging="180"/>
      </w:pPr>
    </w:lvl>
    <w:lvl w:ilvl="3" w:tplc="040C000F" w:tentative="1">
      <w:start w:val="1"/>
      <w:numFmt w:val="decimal"/>
      <w:lvlText w:val="%4."/>
      <w:lvlJc w:val="left"/>
      <w:pPr>
        <w:ind w:left="4636" w:hanging="360"/>
      </w:pPr>
    </w:lvl>
    <w:lvl w:ilvl="4" w:tplc="040C0019" w:tentative="1">
      <w:start w:val="1"/>
      <w:numFmt w:val="lowerLetter"/>
      <w:lvlText w:val="%5."/>
      <w:lvlJc w:val="left"/>
      <w:pPr>
        <w:ind w:left="5356" w:hanging="360"/>
      </w:pPr>
    </w:lvl>
    <w:lvl w:ilvl="5" w:tplc="040C001B" w:tentative="1">
      <w:start w:val="1"/>
      <w:numFmt w:val="lowerRoman"/>
      <w:lvlText w:val="%6."/>
      <w:lvlJc w:val="right"/>
      <w:pPr>
        <w:ind w:left="6076" w:hanging="180"/>
      </w:pPr>
    </w:lvl>
    <w:lvl w:ilvl="6" w:tplc="040C000F" w:tentative="1">
      <w:start w:val="1"/>
      <w:numFmt w:val="decimal"/>
      <w:lvlText w:val="%7."/>
      <w:lvlJc w:val="left"/>
      <w:pPr>
        <w:ind w:left="6796" w:hanging="360"/>
      </w:pPr>
    </w:lvl>
    <w:lvl w:ilvl="7" w:tplc="040C0019" w:tentative="1">
      <w:start w:val="1"/>
      <w:numFmt w:val="lowerLetter"/>
      <w:lvlText w:val="%8."/>
      <w:lvlJc w:val="left"/>
      <w:pPr>
        <w:ind w:left="7516" w:hanging="360"/>
      </w:pPr>
    </w:lvl>
    <w:lvl w:ilvl="8" w:tplc="040C001B" w:tentative="1">
      <w:start w:val="1"/>
      <w:numFmt w:val="lowerRoman"/>
      <w:lvlText w:val="%9."/>
      <w:lvlJc w:val="right"/>
      <w:pPr>
        <w:ind w:left="8236" w:hanging="180"/>
      </w:pPr>
    </w:lvl>
  </w:abstractNum>
  <w:abstractNum w:abstractNumId="40" w15:restartNumberingAfterBreak="0">
    <w:nsid w:val="25696D1C"/>
    <w:multiLevelType w:val="multilevel"/>
    <w:tmpl w:val="15CC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45277"/>
    <w:multiLevelType w:val="hybridMultilevel"/>
    <w:tmpl w:val="EDCC4B9E"/>
    <w:lvl w:ilvl="0" w:tplc="5CF0E88C">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42" w15:restartNumberingAfterBreak="0">
    <w:nsid w:val="271E73E9"/>
    <w:multiLevelType w:val="hybridMultilevel"/>
    <w:tmpl w:val="CAFCA3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7B1F4F"/>
    <w:multiLevelType w:val="multilevel"/>
    <w:tmpl w:val="C428E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2830DC"/>
    <w:multiLevelType w:val="hybridMultilevel"/>
    <w:tmpl w:val="C12AFE06"/>
    <w:lvl w:ilvl="0" w:tplc="95AE9C10">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45" w15:restartNumberingAfterBreak="0">
    <w:nsid w:val="293B7588"/>
    <w:multiLevelType w:val="multilevel"/>
    <w:tmpl w:val="7C9E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EA1C6E"/>
    <w:multiLevelType w:val="hybridMultilevel"/>
    <w:tmpl w:val="62BE683C"/>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15:restartNumberingAfterBreak="0">
    <w:nsid w:val="2DD1645F"/>
    <w:multiLevelType w:val="multilevel"/>
    <w:tmpl w:val="969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B934F6"/>
    <w:multiLevelType w:val="hybridMultilevel"/>
    <w:tmpl w:val="34BEA46A"/>
    <w:lvl w:ilvl="0" w:tplc="29169580">
      <w:start w:val="1"/>
      <w:numFmt w:val="lowerLetter"/>
      <w:lvlText w:val="%1."/>
      <w:lvlJc w:val="left"/>
      <w:pPr>
        <w:ind w:left="2484" w:hanging="360"/>
      </w:pPr>
      <w:rPr>
        <w:rFonts w:ascii="Times New Roman" w:eastAsiaTheme="minorEastAsia" w:hAnsi="Times New Roman" w:cs="Times New Roman"/>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49" w15:restartNumberingAfterBreak="0">
    <w:nsid w:val="304C1983"/>
    <w:multiLevelType w:val="hybridMultilevel"/>
    <w:tmpl w:val="7BDAE1C4"/>
    <w:lvl w:ilvl="0" w:tplc="C6B48FF8">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50" w15:restartNumberingAfterBreak="0">
    <w:nsid w:val="30FB40ED"/>
    <w:multiLevelType w:val="hybridMultilevel"/>
    <w:tmpl w:val="628C1BAC"/>
    <w:lvl w:ilvl="0" w:tplc="C6B48FF8">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51" w15:restartNumberingAfterBreak="0">
    <w:nsid w:val="31151EE4"/>
    <w:multiLevelType w:val="hybridMultilevel"/>
    <w:tmpl w:val="41C20308"/>
    <w:lvl w:ilvl="0" w:tplc="5CAA5076">
      <w:start w:val="5"/>
      <w:numFmt w:val="decimal"/>
      <w:lvlText w:val="%1."/>
      <w:lvlJc w:val="left"/>
      <w:pPr>
        <w:ind w:left="710" w:hanging="360"/>
      </w:pPr>
      <w:rPr>
        <w:rFonts w:hint="default"/>
      </w:rPr>
    </w:lvl>
    <w:lvl w:ilvl="1" w:tplc="040C0019" w:tentative="1">
      <w:start w:val="1"/>
      <w:numFmt w:val="lowerLetter"/>
      <w:lvlText w:val="%2."/>
      <w:lvlJc w:val="left"/>
      <w:pPr>
        <w:ind w:left="1430" w:hanging="360"/>
      </w:pPr>
    </w:lvl>
    <w:lvl w:ilvl="2" w:tplc="040C001B" w:tentative="1">
      <w:start w:val="1"/>
      <w:numFmt w:val="lowerRoman"/>
      <w:lvlText w:val="%3."/>
      <w:lvlJc w:val="right"/>
      <w:pPr>
        <w:ind w:left="2150" w:hanging="180"/>
      </w:pPr>
    </w:lvl>
    <w:lvl w:ilvl="3" w:tplc="040C000F" w:tentative="1">
      <w:start w:val="1"/>
      <w:numFmt w:val="decimal"/>
      <w:lvlText w:val="%4."/>
      <w:lvlJc w:val="left"/>
      <w:pPr>
        <w:ind w:left="2870" w:hanging="360"/>
      </w:pPr>
    </w:lvl>
    <w:lvl w:ilvl="4" w:tplc="040C0019" w:tentative="1">
      <w:start w:val="1"/>
      <w:numFmt w:val="lowerLetter"/>
      <w:lvlText w:val="%5."/>
      <w:lvlJc w:val="left"/>
      <w:pPr>
        <w:ind w:left="3590" w:hanging="360"/>
      </w:pPr>
    </w:lvl>
    <w:lvl w:ilvl="5" w:tplc="040C001B" w:tentative="1">
      <w:start w:val="1"/>
      <w:numFmt w:val="lowerRoman"/>
      <w:lvlText w:val="%6."/>
      <w:lvlJc w:val="right"/>
      <w:pPr>
        <w:ind w:left="4310" w:hanging="180"/>
      </w:pPr>
    </w:lvl>
    <w:lvl w:ilvl="6" w:tplc="040C000F" w:tentative="1">
      <w:start w:val="1"/>
      <w:numFmt w:val="decimal"/>
      <w:lvlText w:val="%7."/>
      <w:lvlJc w:val="left"/>
      <w:pPr>
        <w:ind w:left="5030" w:hanging="360"/>
      </w:pPr>
    </w:lvl>
    <w:lvl w:ilvl="7" w:tplc="040C0019" w:tentative="1">
      <w:start w:val="1"/>
      <w:numFmt w:val="lowerLetter"/>
      <w:lvlText w:val="%8."/>
      <w:lvlJc w:val="left"/>
      <w:pPr>
        <w:ind w:left="5750" w:hanging="360"/>
      </w:pPr>
    </w:lvl>
    <w:lvl w:ilvl="8" w:tplc="040C001B" w:tentative="1">
      <w:start w:val="1"/>
      <w:numFmt w:val="lowerRoman"/>
      <w:lvlText w:val="%9."/>
      <w:lvlJc w:val="right"/>
      <w:pPr>
        <w:ind w:left="6470" w:hanging="180"/>
      </w:pPr>
    </w:lvl>
  </w:abstractNum>
  <w:abstractNum w:abstractNumId="52" w15:restartNumberingAfterBreak="0">
    <w:nsid w:val="320F187E"/>
    <w:multiLevelType w:val="hybridMultilevel"/>
    <w:tmpl w:val="5B960B30"/>
    <w:lvl w:ilvl="0" w:tplc="040C0005">
      <w:start w:val="1"/>
      <w:numFmt w:val="bullet"/>
      <w:lvlText w:val=""/>
      <w:lvlJc w:val="left"/>
      <w:pPr>
        <w:ind w:left="769" w:hanging="360"/>
      </w:pPr>
      <w:rPr>
        <w:rFonts w:ascii="Wingdings" w:hAnsi="Wingdings" w:hint="default"/>
      </w:rPr>
    </w:lvl>
    <w:lvl w:ilvl="1" w:tplc="040C0003" w:tentative="1">
      <w:start w:val="1"/>
      <w:numFmt w:val="bullet"/>
      <w:lvlText w:val="o"/>
      <w:lvlJc w:val="left"/>
      <w:pPr>
        <w:ind w:left="1489" w:hanging="360"/>
      </w:pPr>
      <w:rPr>
        <w:rFonts w:ascii="Courier New" w:hAnsi="Courier New" w:cs="Courier New" w:hint="default"/>
      </w:rPr>
    </w:lvl>
    <w:lvl w:ilvl="2" w:tplc="040C0005" w:tentative="1">
      <w:start w:val="1"/>
      <w:numFmt w:val="bullet"/>
      <w:lvlText w:val=""/>
      <w:lvlJc w:val="left"/>
      <w:pPr>
        <w:ind w:left="2209" w:hanging="360"/>
      </w:pPr>
      <w:rPr>
        <w:rFonts w:ascii="Wingdings" w:hAnsi="Wingdings" w:hint="default"/>
      </w:rPr>
    </w:lvl>
    <w:lvl w:ilvl="3" w:tplc="040C0001" w:tentative="1">
      <w:start w:val="1"/>
      <w:numFmt w:val="bullet"/>
      <w:lvlText w:val=""/>
      <w:lvlJc w:val="left"/>
      <w:pPr>
        <w:ind w:left="2929" w:hanging="360"/>
      </w:pPr>
      <w:rPr>
        <w:rFonts w:ascii="Symbol" w:hAnsi="Symbol" w:hint="default"/>
      </w:rPr>
    </w:lvl>
    <w:lvl w:ilvl="4" w:tplc="040C0003" w:tentative="1">
      <w:start w:val="1"/>
      <w:numFmt w:val="bullet"/>
      <w:lvlText w:val="o"/>
      <w:lvlJc w:val="left"/>
      <w:pPr>
        <w:ind w:left="3649" w:hanging="360"/>
      </w:pPr>
      <w:rPr>
        <w:rFonts w:ascii="Courier New" w:hAnsi="Courier New" w:cs="Courier New" w:hint="default"/>
      </w:rPr>
    </w:lvl>
    <w:lvl w:ilvl="5" w:tplc="040C0005" w:tentative="1">
      <w:start w:val="1"/>
      <w:numFmt w:val="bullet"/>
      <w:lvlText w:val=""/>
      <w:lvlJc w:val="left"/>
      <w:pPr>
        <w:ind w:left="4369" w:hanging="360"/>
      </w:pPr>
      <w:rPr>
        <w:rFonts w:ascii="Wingdings" w:hAnsi="Wingdings" w:hint="default"/>
      </w:rPr>
    </w:lvl>
    <w:lvl w:ilvl="6" w:tplc="040C0001" w:tentative="1">
      <w:start w:val="1"/>
      <w:numFmt w:val="bullet"/>
      <w:lvlText w:val=""/>
      <w:lvlJc w:val="left"/>
      <w:pPr>
        <w:ind w:left="5089" w:hanging="360"/>
      </w:pPr>
      <w:rPr>
        <w:rFonts w:ascii="Symbol" w:hAnsi="Symbol" w:hint="default"/>
      </w:rPr>
    </w:lvl>
    <w:lvl w:ilvl="7" w:tplc="040C0003" w:tentative="1">
      <w:start w:val="1"/>
      <w:numFmt w:val="bullet"/>
      <w:lvlText w:val="o"/>
      <w:lvlJc w:val="left"/>
      <w:pPr>
        <w:ind w:left="5809" w:hanging="360"/>
      </w:pPr>
      <w:rPr>
        <w:rFonts w:ascii="Courier New" w:hAnsi="Courier New" w:cs="Courier New" w:hint="default"/>
      </w:rPr>
    </w:lvl>
    <w:lvl w:ilvl="8" w:tplc="040C0005" w:tentative="1">
      <w:start w:val="1"/>
      <w:numFmt w:val="bullet"/>
      <w:lvlText w:val=""/>
      <w:lvlJc w:val="left"/>
      <w:pPr>
        <w:ind w:left="6529" w:hanging="360"/>
      </w:pPr>
      <w:rPr>
        <w:rFonts w:ascii="Wingdings" w:hAnsi="Wingdings" w:hint="default"/>
      </w:rPr>
    </w:lvl>
  </w:abstractNum>
  <w:abstractNum w:abstractNumId="53" w15:restartNumberingAfterBreak="0">
    <w:nsid w:val="32842138"/>
    <w:multiLevelType w:val="hybridMultilevel"/>
    <w:tmpl w:val="317CCCD2"/>
    <w:lvl w:ilvl="0" w:tplc="2C0C000B">
      <w:start w:val="1"/>
      <w:numFmt w:val="bullet"/>
      <w:lvlText w:val=""/>
      <w:lvlJc w:val="left"/>
      <w:pPr>
        <w:ind w:left="1068" w:hanging="360"/>
      </w:pPr>
      <w:rPr>
        <w:rFonts w:ascii="Wingdings" w:hAnsi="Wingdings"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54" w15:restartNumberingAfterBreak="0">
    <w:nsid w:val="33C245DA"/>
    <w:multiLevelType w:val="hybridMultilevel"/>
    <w:tmpl w:val="EC4A5098"/>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5" w15:restartNumberingAfterBreak="0">
    <w:nsid w:val="34DD4CFE"/>
    <w:multiLevelType w:val="hybridMultilevel"/>
    <w:tmpl w:val="631C90EC"/>
    <w:lvl w:ilvl="0" w:tplc="581A3D86">
      <w:start w:val="1"/>
      <w:numFmt w:val="lowerLetter"/>
      <w:lvlText w:val="%1."/>
      <w:lvlJc w:val="left"/>
      <w:pPr>
        <w:ind w:left="2484" w:hanging="360"/>
      </w:pPr>
      <w:rPr>
        <w:rFonts w:ascii="Times New Roman" w:eastAsiaTheme="minorEastAsia" w:hAnsi="Times New Roman" w:cs="Times New Roman"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56" w15:restartNumberingAfterBreak="0">
    <w:nsid w:val="368602AB"/>
    <w:multiLevelType w:val="hybridMultilevel"/>
    <w:tmpl w:val="36827C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D0757A"/>
    <w:multiLevelType w:val="hybridMultilevel"/>
    <w:tmpl w:val="D6CE3274"/>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8" w15:restartNumberingAfterBreak="0">
    <w:nsid w:val="3738145C"/>
    <w:multiLevelType w:val="multilevel"/>
    <w:tmpl w:val="40DA3FD8"/>
    <w:lvl w:ilvl="0">
      <w:start w:val="1"/>
      <w:numFmt w:val="decimal"/>
      <w:lvlText w:val="%1."/>
      <w:lvlJc w:val="left"/>
      <w:pPr>
        <w:ind w:left="46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268" w:hanging="1080"/>
      </w:pPr>
      <w:rPr>
        <w:rFonts w:hint="default"/>
      </w:rPr>
    </w:lvl>
    <w:lvl w:ilvl="4">
      <w:start w:val="1"/>
      <w:numFmt w:val="decimal"/>
      <w:isLgl/>
      <w:lvlText w:val="%1.%2.%3.%4.%5."/>
      <w:lvlJc w:val="left"/>
      <w:pPr>
        <w:ind w:left="2628" w:hanging="1080"/>
      </w:pPr>
      <w:rPr>
        <w:rFonts w:hint="default"/>
      </w:rPr>
    </w:lvl>
    <w:lvl w:ilvl="5">
      <w:start w:val="1"/>
      <w:numFmt w:val="decimal"/>
      <w:isLgl/>
      <w:lvlText w:val="%1.%2.%3.%4.%5.%6."/>
      <w:lvlJc w:val="left"/>
      <w:pPr>
        <w:ind w:left="3348" w:hanging="144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428" w:hanging="1800"/>
      </w:pPr>
      <w:rPr>
        <w:rFonts w:hint="default"/>
      </w:rPr>
    </w:lvl>
    <w:lvl w:ilvl="8">
      <w:start w:val="1"/>
      <w:numFmt w:val="decimal"/>
      <w:isLgl/>
      <w:lvlText w:val="%1.%2.%3.%4.%5.%6.%7.%8.%9."/>
      <w:lvlJc w:val="left"/>
      <w:pPr>
        <w:ind w:left="4788" w:hanging="1800"/>
      </w:pPr>
      <w:rPr>
        <w:rFonts w:hint="default"/>
      </w:rPr>
    </w:lvl>
  </w:abstractNum>
  <w:abstractNum w:abstractNumId="59" w15:restartNumberingAfterBreak="0">
    <w:nsid w:val="394952C7"/>
    <w:multiLevelType w:val="hybridMultilevel"/>
    <w:tmpl w:val="40BAA040"/>
    <w:lvl w:ilvl="0" w:tplc="56068442">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60" w15:restartNumberingAfterBreak="0">
    <w:nsid w:val="398325BA"/>
    <w:multiLevelType w:val="multilevel"/>
    <w:tmpl w:val="F9BE7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004AEB"/>
    <w:multiLevelType w:val="hybridMultilevel"/>
    <w:tmpl w:val="C4EAF46C"/>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62" w15:restartNumberingAfterBreak="0">
    <w:nsid w:val="3DF94497"/>
    <w:multiLevelType w:val="hybridMultilevel"/>
    <w:tmpl w:val="A8484E92"/>
    <w:lvl w:ilvl="0" w:tplc="040C0005">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63" w15:restartNumberingAfterBreak="0">
    <w:nsid w:val="3F3E6711"/>
    <w:multiLevelType w:val="hybridMultilevel"/>
    <w:tmpl w:val="3A4A8DCC"/>
    <w:lvl w:ilvl="0" w:tplc="2C0C0005">
      <w:start w:val="1"/>
      <w:numFmt w:val="bullet"/>
      <w:lvlText w:val=""/>
      <w:lvlJc w:val="left"/>
      <w:pPr>
        <w:ind w:left="900" w:hanging="360"/>
      </w:pPr>
      <w:rPr>
        <w:rFonts w:ascii="Wingdings" w:hAnsi="Wingdings" w:hint="default"/>
      </w:rPr>
    </w:lvl>
    <w:lvl w:ilvl="1" w:tplc="2C0C0003" w:tentative="1">
      <w:start w:val="1"/>
      <w:numFmt w:val="bullet"/>
      <w:lvlText w:val="o"/>
      <w:lvlJc w:val="left"/>
      <w:pPr>
        <w:ind w:left="1620" w:hanging="360"/>
      </w:pPr>
      <w:rPr>
        <w:rFonts w:ascii="Courier New" w:hAnsi="Courier New" w:cs="Courier New" w:hint="default"/>
      </w:rPr>
    </w:lvl>
    <w:lvl w:ilvl="2" w:tplc="2C0C0005" w:tentative="1">
      <w:start w:val="1"/>
      <w:numFmt w:val="bullet"/>
      <w:lvlText w:val=""/>
      <w:lvlJc w:val="left"/>
      <w:pPr>
        <w:ind w:left="2340" w:hanging="360"/>
      </w:pPr>
      <w:rPr>
        <w:rFonts w:ascii="Wingdings" w:hAnsi="Wingdings" w:hint="default"/>
      </w:rPr>
    </w:lvl>
    <w:lvl w:ilvl="3" w:tplc="2C0C0001" w:tentative="1">
      <w:start w:val="1"/>
      <w:numFmt w:val="bullet"/>
      <w:lvlText w:val=""/>
      <w:lvlJc w:val="left"/>
      <w:pPr>
        <w:ind w:left="3060" w:hanging="360"/>
      </w:pPr>
      <w:rPr>
        <w:rFonts w:ascii="Symbol" w:hAnsi="Symbol" w:hint="default"/>
      </w:rPr>
    </w:lvl>
    <w:lvl w:ilvl="4" w:tplc="2C0C0003" w:tentative="1">
      <w:start w:val="1"/>
      <w:numFmt w:val="bullet"/>
      <w:lvlText w:val="o"/>
      <w:lvlJc w:val="left"/>
      <w:pPr>
        <w:ind w:left="3780" w:hanging="360"/>
      </w:pPr>
      <w:rPr>
        <w:rFonts w:ascii="Courier New" w:hAnsi="Courier New" w:cs="Courier New" w:hint="default"/>
      </w:rPr>
    </w:lvl>
    <w:lvl w:ilvl="5" w:tplc="2C0C0005" w:tentative="1">
      <w:start w:val="1"/>
      <w:numFmt w:val="bullet"/>
      <w:lvlText w:val=""/>
      <w:lvlJc w:val="left"/>
      <w:pPr>
        <w:ind w:left="4500" w:hanging="360"/>
      </w:pPr>
      <w:rPr>
        <w:rFonts w:ascii="Wingdings" w:hAnsi="Wingdings" w:hint="default"/>
      </w:rPr>
    </w:lvl>
    <w:lvl w:ilvl="6" w:tplc="2C0C0001" w:tentative="1">
      <w:start w:val="1"/>
      <w:numFmt w:val="bullet"/>
      <w:lvlText w:val=""/>
      <w:lvlJc w:val="left"/>
      <w:pPr>
        <w:ind w:left="5220" w:hanging="360"/>
      </w:pPr>
      <w:rPr>
        <w:rFonts w:ascii="Symbol" w:hAnsi="Symbol" w:hint="default"/>
      </w:rPr>
    </w:lvl>
    <w:lvl w:ilvl="7" w:tplc="2C0C0003" w:tentative="1">
      <w:start w:val="1"/>
      <w:numFmt w:val="bullet"/>
      <w:lvlText w:val="o"/>
      <w:lvlJc w:val="left"/>
      <w:pPr>
        <w:ind w:left="5940" w:hanging="360"/>
      </w:pPr>
      <w:rPr>
        <w:rFonts w:ascii="Courier New" w:hAnsi="Courier New" w:cs="Courier New" w:hint="default"/>
      </w:rPr>
    </w:lvl>
    <w:lvl w:ilvl="8" w:tplc="2C0C0005" w:tentative="1">
      <w:start w:val="1"/>
      <w:numFmt w:val="bullet"/>
      <w:lvlText w:val=""/>
      <w:lvlJc w:val="left"/>
      <w:pPr>
        <w:ind w:left="6660" w:hanging="360"/>
      </w:pPr>
      <w:rPr>
        <w:rFonts w:ascii="Wingdings" w:hAnsi="Wingdings" w:hint="default"/>
      </w:rPr>
    </w:lvl>
  </w:abstractNum>
  <w:abstractNum w:abstractNumId="64" w15:restartNumberingAfterBreak="0">
    <w:nsid w:val="40147BEE"/>
    <w:multiLevelType w:val="multilevel"/>
    <w:tmpl w:val="40DA3FD8"/>
    <w:lvl w:ilvl="0">
      <w:start w:val="1"/>
      <w:numFmt w:val="decimal"/>
      <w:lvlText w:val="%1."/>
      <w:lvlJc w:val="left"/>
      <w:pPr>
        <w:ind w:left="46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268" w:hanging="1080"/>
      </w:pPr>
      <w:rPr>
        <w:rFonts w:hint="default"/>
      </w:rPr>
    </w:lvl>
    <w:lvl w:ilvl="4">
      <w:start w:val="1"/>
      <w:numFmt w:val="decimal"/>
      <w:isLgl/>
      <w:lvlText w:val="%1.%2.%3.%4.%5."/>
      <w:lvlJc w:val="left"/>
      <w:pPr>
        <w:ind w:left="2628" w:hanging="1080"/>
      </w:pPr>
      <w:rPr>
        <w:rFonts w:hint="default"/>
      </w:rPr>
    </w:lvl>
    <w:lvl w:ilvl="5">
      <w:start w:val="1"/>
      <w:numFmt w:val="decimal"/>
      <w:isLgl/>
      <w:lvlText w:val="%1.%2.%3.%4.%5.%6."/>
      <w:lvlJc w:val="left"/>
      <w:pPr>
        <w:ind w:left="3348" w:hanging="144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428" w:hanging="1800"/>
      </w:pPr>
      <w:rPr>
        <w:rFonts w:hint="default"/>
      </w:rPr>
    </w:lvl>
    <w:lvl w:ilvl="8">
      <w:start w:val="1"/>
      <w:numFmt w:val="decimal"/>
      <w:isLgl/>
      <w:lvlText w:val="%1.%2.%3.%4.%5.%6.%7.%8.%9."/>
      <w:lvlJc w:val="left"/>
      <w:pPr>
        <w:ind w:left="4788" w:hanging="1800"/>
      </w:pPr>
      <w:rPr>
        <w:rFonts w:hint="default"/>
      </w:rPr>
    </w:lvl>
  </w:abstractNum>
  <w:abstractNum w:abstractNumId="65" w15:restartNumberingAfterBreak="0">
    <w:nsid w:val="429E6A8B"/>
    <w:multiLevelType w:val="hybridMultilevel"/>
    <w:tmpl w:val="59EC350E"/>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 w15:restartNumberingAfterBreak="0">
    <w:nsid w:val="43222F9B"/>
    <w:multiLevelType w:val="hybridMultilevel"/>
    <w:tmpl w:val="9DD0C978"/>
    <w:lvl w:ilvl="0" w:tplc="E548BE5E">
      <w:start w:val="1"/>
      <w:numFmt w:val="decimal"/>
      <w:lvlText w:val="%1."/>
      <w:lvlJc w:val="left"/>
      <w:pPr>
        <w:ind w:left="710" w:hanging="360"/>
      </w:pPr>
      <w:rPr>
        <w:rFonts w:hint="default"/>
      </w:rPr>
    </w:lvl>
    <w:lvl w:ilvl="1" w:tplc="040C0019" w:tentative="1">
      <w:start w:val="1"/>
      <w:numFmt w:val="lowerLetter"/>
      <w:lvlText w:val="%2."/>
      <w:lvlJc w:val="left"/>
      <w:pPr>
        <w:ind w:left="1430" w:hanging="360"/>
      </w:pPr>
    </w:lvl>
    <w:lvl w:ilvl="2" w:tplc="040C001B" w:tentative="1">
      <w:start w:val="1"/>
      <w:numFmt w:val="lowerRoman"/>
      <w:lvlText w:val="%3."/>
      <w:lvlJc w:val="right"/>
      <w:pPr>
        <w:ind w:left="2150" w:hanging="180"/>
      </w:pPr>
    </w:lvl>
    <w:lvl w:ilvl="3" w:tplc="040C000F" w:tentative="1">
      <w:start w:val="1"/>
      <w:numFmt w:val="decimal"/>
      <w:lvlText w:val="%4."/>
      <w:lvlJc w:val="left"/>
      <w:pPr>
        <w:ind w:left="2870" w:hanging="360"/>
      </w:pPr>
    </w:lvl>
    <w:lvl w:ilvl="4" w:tplc="040C0019" w:tentative="1">
      <w:start w:val="1"/>
      <w:numFmt w:val="lowerLetter"/>
      <w:lvlText w:val="%5."/>
      <w:lvlJc w:val="left"/>
      <w:pPr>
        <w:ind w:left="3590" w:hanging="360"/>
      </w:pPr>
    </w:lvl>
    <w:lvl w:ilvl="5" w:tplc="040C001B" w:tentative="1">
      <w:start w:val="1"/>
      <w:numFmt w:val="lowerRoman"/>
      <w:lvlText w:val="%6."/>
      <w:lvlJc w:val="right"/>
      <w:pPr>
        <w:ind w:left="4310" w:hanging="180"/>
      </w:pPr>
    </w:lvl>
    <w:lvl w:ilvl="6" w:tplc="040C000F" w:tentative="1">
      <w:start w:val="1"/>
      <w:numFmt w:val="decimal"/>
      <w:lvlText w:val="%7."/>
      <w:lvlJc w:val="left"/>
      <w:pPr>
        <w:ind w:left="5030" w:hanging="360"/>
      </w:pPr>
    </w:lvl>
    <w:lvl w:ilvl="7" w:tplc="040C0019" w:tentative="1">
      <w:start w:val="1"/>
      <w:numFmt w:val="lowerLetter"/>
      <w:lvlText w:val="%8."/>
      <w:lvlJc w:val="left"/>
      <w:pPr>
        <w:ind w:left="5750" w:hanging="360"/>
      </w:pPr>
    </w:lvl>
    <w:lvl w:ilvl="8" w:tplc="040C001B" w:tentative="1">
      <w:start w:val="1"/>
      <w:numFmt w:val="lowerRoman"/>
      <w:lvlText w:val="%9."/>
      <w:lvlJc w:val="right"/>
      <w:pPr>
        <w:ind w:left="6470" w:hanging="180"/>
      </w:pPr>
    </w:lvl>
  </w:abstractNum>
  <w:abstractNum w:abstractNumId="67" w15:restartNumberingAfterBreak="0">
    <w:nsid w:val="463E7DBB"/>
    <w:multiLevelType w:val="hybridMultilevel"/>
    <w:tmpl w:val="884E95BA"/>
    <w:lvl w:ilvl="0" w:tplc="2C0C0005">
      <w:start w:val="1"/>
      <w:numFmt w:val="bullet"/>
      <w:lvlText w:val=""/>
      <w:lvlJc w:val="left"/>
      <w:pPr>
        <w:ind w:left="960" w:hanging="360"/>
      </w:pPr>
      <w:rPr>
        <w:rFonts w:ascii="Wingdings" w:hAnsi="Wingdings" w:hint="default"/>
      </w:rPr>
    </w:lvl>
    <w:lvl w:ilvl="1" w:tplc="2C0C0003" w:tentative="1">
      <w:start w:val="1"/>
      <w:numFmt w:val="bullet"/>
      <w:lvlText w:val="o"/>
      <w:lvlJc w:val="left"/>
      <w:pPr>
        <w:ind w:left="1680" w:hanging="360"/>
      </w:pPr>
      <w:rPr>
        <w:rFonts w:ascii="Courier New" w:hAnsi="Courier New" w:cs="Courier New" w:hint="default"/>
      </w:rPr>
    </w:lvl>
    <w:lvl w:ilvl="2" w:tplc="2C0C0005" w:tentative="1">
      <w:start w:val="1"/>
      <w:numFmt w:val="bullet"/>
      <w:lvlText w:val=""/>
      <w:lvlJc w:val="left"/>
      <w:pPr>
        <w:ind w:left="2400" w:hanging="360"/>
      </w:pPr>
      <w:rPr>
        <w:rFonts w:ascii="Wingdings" w:hAnsi="Wingdings" w:hint="default"/>
      </w:rPr>
    </w:lvl>
    <w:lvl w:ilvl="3" w:tplc="2C0C0001" w:tentative="1">
      <w:start w:val="1"/>
      <w:numFmt w:val="bullet"/>
      <w:lvlText w:val=""/>
      <w:lvlJc w:val="left"/>
      <w:pPr>
        <w:ind w:left="3120" w:hanging="360"/>
      </w:pPr>
      <w:rPr>
        <w:rFonts w:ascii="Symbol" w:hAnsi="Symbol" w:hint="default"/>
      </w:rPr>
    </w:lvl>
    <w:lvl w:ilvl="4" w:tplc="2C0C0003" w:tentative="1">
      <w:start w:val="1"/>
      <w:numFmt w:val="bullet"/>
      <w:lvlText w:val="o"/>
      <w:lvlJc w:val="left"/>
      <w:pPr>
        <w:ind w:left="3840" w:hanging="360"/>
      </w:pPr>
      <w:rPr>
        <w:rFonts w:ascii="Courier New" w:hAnsi="Courier New" w:cs="Courier New" w:hint="default"/>
      </w:rPr>
    </w:lvl>
    <w:lvl w:ilvl="5" w:tplc="2C0C0005" w:tentative="1">
      <w:start w:val="1"/>
      <w:numFmt w:val="bullet"/>
      <w:lvlText w:val=""/>
      <w:lvlJc w:val="left"/>
      <w:pPr>
        <w:ind w:left="4560" w:hanging="360"/>
      </w:pPr>
      <w:rPr>
        <w:rFonts w:ascii="Wingdings" w:hAnsi="Wingdings" w:hint="default"/>
      </w:rPr>
    </w:lvl>
    <w:lvl w:ilvl="6" w:tplc="2C0C0001" w:tentative="1">
      <w:start w:val="1"/>
      <w:numFmt w:val="bullet"/>
      <w:lvlText w:val=""/>
      <w:lvlJc w:val="left"/>
      <w:pPr>
        <w:ind w:left="5280" w:hanging="360"/>
      </w:pPr>
      <w:rPr>
        <w:rFonts w:ascii="Symbol" w:hAnsi="Symbol" w:hint="default"/>
      </w:rPr>
    </w:lvl>
    <w:lvl w:ilvl="7" w:tplc="2C0C0003" w:tentative="1">
      <w:start w:val="1"/>
      <w:numFmt w:val="bullet"/>
      <w:lvlText w:val="o"/>
      <w:lvlJc w:val="left"/>
      <w:pPr>
        <w:ind w:left="6000" w:hanging="360"/>
      </w:pPr>
      <w:rPr>
        <w:rFonts w:ascii="Courier New" w:hAnsi="Courier New" w:cs="Courier New" w:hint="default"/>
      </w:rPr>
    </w:lvl>
    <w:lvl w:ilvl="8" w:tplc="2C0C0005" w:tentative="1">
      <w:start w:val="1"/>
      <w:numFmt w:val="bullet"/>
      <w:lvlText w:val=""/>
      <w:lvlJc w:val="left"/>
      <w:pPr>
        <w:ind w:left="6720" w:hanging="360"/>
      </w:pPr>
      <w:rPr>
        <w:rFonts w:ascii="Wingdings" w:hAnsi="Wingdings" w:hint="default"/>
      </w:rPr>
    </w:lvl>
  </w:abstractNum>
  <w:abstractNum w:abstractNumId="68" w15:restartNumberingAfterBreak="0">
    <w:nsid w:val="4651636B"/>
    <w:multiLevelType w:val="hybridMultilevel"/>
    <w:tmpl w:val="8852156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750171C"/>
    <w:multiLevelType w:val="hybridMultilevel"/>
    <w:tmpl w:val="23DC38BA"/>
    <w:lvl w:ilvl="0" w:tplc="56068442">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70" w15:restartNumberingAfterBreak="0">
    <w:nsid w:val="47F66EE1"/>
    <w:multiLevelType w:val="hybridMultilevel"/>
    <w:tmpl w:val="EDB611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5E6C01"/>
    <w:multiLevelType w:val="hybridMultilevel"/>
    <w:tmpl w:val="0AB416A6"/>
    <w:lvl w:ilvl="0" w:tplc="C6B48FF8">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72" w15:restartNumberingAfterBreak="0">
    <w:nsid w:val="4A3064DE"/>
    <w:multiLevelType w:val="hybridMultilevel"/>
    <w:tmpl w:val="2C8A1B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BDA2AFA"/>
    <w:multiLevelType w:val="hybridMultilevel"/>
    <w:tmpl w:val="57DAD7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4C2A3806"/>
    <w:multiLevelType w:val="multilevel"/>
    <w:tmpl w:val="1D84B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5E6D35"/>
    <w:multiLevelType w:val="hybridMultilevel"/>
    <w:tmpl w:val="9EEAFC8E"/>
    <w:lvl w:ilvl="0" w:tplc="2C0C000B">
      <w:start w:val="1"/>
      <w:numFmt w:val="bullet"/>
      <w:lvlText w:val=""/>
      <w:lvlJc w:val="left"/>
      <w:pPr>
        <w:ind w:left="1068" w:hanging="360"/>
      </w:pPr>
      <w:rPr>
        <w:rFonts w:ascii="Wingdings" w:hAnsi="Wingdings"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76" w15:restartNumberingAfterBreak="0">
    <w:nsid w:val="4D516783"/>
    <w:multiLevelType w:val="hybridMultilevel"/>
    <w:tmpl w:val="4114F584"/>
    <w:lvl w:ilvl="0" w:tplc="DA906E2E">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77" w15:restartNumberingAfterBreak="0">
    <w:nsid w:val="4D550B67"/>
    <w:multiLevelType w:val="hybridMultilevel"/>
    <w:tmpl w:val="70D4E60E"/>
    <w:lvl w:ilvl="0" w:tplc="13841A0A">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78" w15:restartNumberingAfterBreak="0">
    <w:nsid w:val="4F042301"/>
    <w:multiLevelType w:val="hybridMultilevel"/>
    <w:tmpl w:val="FEE66024"/>
    <w:lvl w:ilvl="0" w:tplc="C6B48FF8">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79" w15:restartNumberingAfterBreak="0">
    <w:nsid w:val="504C3F8F"/>
    <w:multiLevelType w:val="hybridMultilevel"/>
    <w:tmpl w:val="D0B68A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52EC7E19"/>
    <w:multiLevelType w:val="hybridMultilevel"/>
    <w:tmpl w:val="A96C2908"/>
    <w:lvl w:ilvl="0" w:tplc="2C0C0003">
      <w:start w:val="1"/>
      <w:numFmt w:val="bullet"/>
      <w:lvlText w:val="o"/>
      <w:lvlJc w:val="left"/>
      <w:pPr>
        <w:ind w:left="1173" w:hanging="360"/>
      </w:pPr>
      <w:rPr>
        <w:rFonts w:ascii="Courier New" w:hAnsi="Courier New" w:cs="Courier New" w:hint="default"/>
      </w:rPr>
    </w:lvl>
    <w:lvl w:ilvl="1" w:tplc="2C0C0003" w:tentative="1">
      <w:start w:val="1"/>
      <w:numFmt w:val="bullet"/>
      <w:lvlText w:val="o"/>
      <w:lvlJc w:val="left"/>
      <w:pPr>
        <w:ind w:left="1893" w:hanging="360"/>
      </w:pPr>
      <w:rPr>
        <w:rFonts w:ascii="Courier New" w:hAnsi="Courier New" w:cs="Courier New" w:hint="default"/>
      </w:rPr>
    </w:lvl>
    <w:lvl w:ilvl="2" w:tplc="2C0C0005" w:tentative="1">
      <w:start w:val="1"/>
      <w:numFmt w:val="bullet"/>
      <w:lvlText w:val=""/>
      <w:lvlJc w:val="left"/>
      <w:pPr>
        <w:ind w:left="2613" w:hanging="360"/>
      </w:pPr>
      <w:rPr>
        <w:rFonts w:ascii="Wingdings" w:hAnsi="Wingdings" w:hint="default"/>
      </w:rPr>
    </w:lvl>
    <w:lvl w:ilvl="3" w:tplc="2C0C0001" w:tentative="1">
      <w:start w:val="1"/>
      <w:numFmt w:val="bullet"/>
      <w:lvlText w:val=""/>
      <w:lvlJc w:val="left"/>
      <w:pPr>
        <w:ind w:left="3333" w:hanging="360"/>
      </w:pPr>
      <w:rPr>
        <w:rFonts w:ascii="Symbol" w:hAnsi="Symbol" w:hint="default"/>
      </w:rPr>
    </w:lvl>
    <w:lvl w:ilvl="4" w:tplc="2C0C0003" w:tentative="1">
      <w:start w:val="1"/>
      <w:numFmt w:val="bullet"/>
      <w:lvlText w:val="o"/>
      <w:lvlJc w:val="left"/>
      <w:pPr>
        <w:ind w:left="4053" w:hanging="360"/>
      </w:pPr>
      <w:rPr>
        <w:rFonts w:ascii="Courier New" w:hAnsi="Courier New" w:cs="Courier New" w:hint="default"/>
      </w:rPr>
    </w:lvl>
    <w:lvl w:ilvl="5" w:tplc="2C0C0005" w:tentative="1">
      <w:start w:val="1"/>
      <w:numFmt w:val="bullet"/>
      <w:lvlText w:val=""/>
      <w:lvlJc w:val="left"/>
      <w:pPr>
        <w:ind w:left="4773" w:hanging="360"/>
      </w:pPr>
      <w:rPr>
        <w:rFonts w:ascii="Wingdings" w:hAnsi="Wingdings" w:hint="default"/>
      </w:rPr>
    </w:lvl>
    <w:lvl w:ilvl="6" w:tplc="2C0C0001" w:tentative="1">
      <w:start w:val="1"/>
      <w:numFmt w:val="bullet"/>
      <w:lvlText w:val=""/>
      <w:lvlJc w:val="left"/>
      <w:pPr>
        <w:ind w:left="5493" w:hanging="360"/>
      </w:pPr>
      <w:rPr>
        <w:rFonts w:ascii="Symbol" w:hAnsi="Symbol" w:hint="default"/>
      </w:rPr>
    </w:lvl>
    <w:lvl w:ilvl="7" w:tplc="2C0C0003" w:tentative="1">
      <w:start w:val="1"/>
      <w:numFmt w:val="bullet"/>
      <w:lvlText w:val="o"/>
      <w:lvlJc w:val="left"/>
      <w:pPr>
        <w:ind w:left="6213" w:hanging="360"/>
      </w:pPr>
      <w:rPr>
        <w:rFonts w:ascii="Courier New" w:hAnsi="Courier New" w:cs="Courier New" w:hint="default"/>
      </w:rPr>
    </w:lvl>
    <w:lvl w:ilvl="8" w:tplc="2C0C0005" w:tentative="1">
      <w:start w:val="1"/>
      <w:numFmt w:val="bullet"/>
      <w:lvlText w:val=""/>
      <w:lvlJc w:val="left"/>
      <w:pPr>
        <w:ind w:left="6933" w:hanging="360"/>
      </w:pPr>
      <w:rPr>
        <w:rFonts w:ascii="Wingdings" w:hAnsi="Wingdings" w:hint="default"/>
      </w:rPr>
    </w:lvl>
  </w:abstractNum>
  <w:abstractNum w:abstractNumId="81" w15:restartNumberingAfterBreak="0">
    <w:nsid w:val="544815C8"/>
    <w:multiLevelType w:val="hybridMultilevel"/>
    <w:tmpl w:val="9E3E181A"/>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2" w15:restartNumberingAfterBreak="0">
    <w:nsid w:val="54760684"/>
    <w:multiLevelType w:val="multilevel"/>
    <w:tmpl w:val="3C8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DC3618"/>
    <w:multiLevelType w:val="multilevel"/>
    <w:tmpl w:val="95AC9184"/>
    <w:lvl w:ilvl="0">
      <w:start w:val="1"/>
      <w:numFmt w:val="decimal"/>
      <w:lvlText w:val="%1."/>
      <w:lvlJc w:val="left"/>
      <w:pPr>
        <w:ind w:left="468" w:hanging="360"/>
      </w:pPr>
      <w:rPr>
        <w:rFonts w:hint="default"/>
      </w:rPr>
    </w:lvl>
    <w:lvl w:ilvl="1">
      <w:start w:val="1"/>
      <w:numFmt w:val="decimal"/>
      <w:isLgl/>
      <w:lvlText w:val="%1.%2."/>
      <w:lvlJc w:val="left"/>
      <w:pPr>
        <w:ind w:left="828" w:hanging="36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1908" w:hanging="720"/>
      </w:pPr>
      <w:rPr>
        <w:rFonts w:hint="default"/>
      </w:rPr>
    </w:lvl>
    <w:lvl w:ilvl="4">
      <w:start w:val="1"/>
      <w:numFmt w:val="decimal"/>
      <w:isLgl/>
      <w:lvlText w:val="%1.%2.%3.%4.%5."/>
      <w:lvlJc w:val="left"/>
      <w:pPr>
        <w:ind w:left="2628" w:hanging="1080"/>
      </w:pPr>
      <w:rPr>
        <w:rFonts w:hint="default"/>
      </w:rPr>
    </w:lvl>
    <w:lvl w:ilvl="5">
      <w:start w:val="1"/>
      <w:numFmt w:val="decimal"/>
      <w:isLgl/>
      <w:lvlText w:val="%1.%2.%3.%4.%5.%6."/>
      <w:lvlJc w:val="left"/>
      <w:pPr>
        <w:ind w:left="2988" w:hanging="108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068" w:hanging="1440"/>
      </w:pPr>
      <w:rPr>
        <w:rFonts w:hint="default"/>
      </w:rPr>
    </w:lvl>
    <w:lvl w:ilvl="8">
      <w:start w:val="1"/>
      <w:numFmt w:val="decimal"/>
      <w:isLgl/>
      <w:lvlText w:val="%1.%2.%3.%4.%5.%6.%7.%8.%9."/>
      <w:lvlJc w:val="left"/>
      <w:pPr>
        <w:ind w:left="4788" w:hanging="1800"/>
      </w:pPr>
      <w:rPr>
        <w:rFonts w:hint="default"/>
      </w:rPr>
    </w:lvl>
  </w:abstractNum>
  <w:abstractNum w:abstractNumId="84" w15:restartNumberingAfterBreak="0">
    <w:nsid w:val="56082C3C"/>
    <w:multiLevelType w:val="hybridMultilevel"/>
    <w:tmpl w:val="05D644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6B526D0"/>
    <w:multiLevelType w:val="hybridMultilevel"/>
    <w:tmpl w:val="8504826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8532824"/>
    <w:multiLevelType w:val="hybridMultilevel"/>
    <w:tmpl w:val="3028F1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9560E48"/>
    <w:multiLevelType w:val="hybridMultilevel"/>
    <w:tmpl w:val="45F2DA34"/>
    <w:lvl w:ilvl="0" w:tplc="0409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8" w15:restartNumberingAfterBreak="0">
    <w:nsid w:val="598748B2"/>
    <w:multiLevelType w:val="hybridMultilevel"/>
    <w:tmpl w:val="34F871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9893808"/>
    <w:multiLevelType w:val="multilevel"/>
    <w:tmpl w:val="AAA4D34E"/>
    <w:lvl w:ilvl="0">
      <w:start w:val="1"/>
      <w:numFmt w:val="decimal"/>
      <w:lvlText w:val="%1."/>
      <w:lvlJc w:val="left"/>
      <w:pPr>
        <w:ind w:left="360" w:hanging="360"/>
      </w:pPr>
      <w:rPr>
        <w:rFonts w:hint="default"/>
      </w:rPr>
    </w:lvl>
    <w:lvl w:ilvl="1">
      <w:start w:val="1"/>
      <w:numFmt w:val="bullet"/>
      <w:lvlText w:val=""/>
      <w:lvlJc w:val="left"/>
      <w:pPr>
        <w:ind w:left="360" w:hanging="360"/>
      </w:pPr>
      <w:rPr>
        <w:rFonts w:ascii="Wingdings" w:hAnsi="Wingdings" w:hint="default"/>
      </w:rPr>
    </w:lvl>
    <w:lvl w:ilvl="2">
      <w:start w:val="1"/>
      <w:numFmt w:val="lowerRoman"/>
      <w:lvlText w:val="%3."/>
      <w:lvlJc w:val="right"/>
      <w:pPr>
        <w:ind w:left="360" w:hanging="36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5AE30E9A"/>
    <w:multiLevelType w:val="hybridMultilevel"/>
    <w:tmpl w:val="08BA31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5E472762"/>
    <w:multiLevelType w:val="hybridMultilevel"/>
    <w:tmpl w:val="CD6EB31E"/>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2" w15:restartNumberingAfterBreak="0">
    <w:nsid w:val="5FD066B7"/>
    <w:multiLevelType w:val="multilevel"/>
    <w:tmpl w:val="6C06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8F739D"/>
    <w:multiLevelType w:val="hybridMultilevel"/>
    <w:tmpl w:val="5EDCBA78"/>
    <w:lvl w:ilvl="0" w:tplc="E3500634">
      <w:start w:val="1"/>
      <w:numFmt w:val="lowerLetter"/>
      <w:lvlText w:val="%1."/>
      <w:lvlJc w:val="left"/>
      <w:pPr>
        <w:ind w:left="2476" w:hanging="360"/>
      </w:pPr>
      <w:rPr>
        <w:rFonts w:hint="default"/>
      </w:rPr>
    </w:lvl>
    <w:lvl w:ilvl="1" w:tplc="040C0019" w:tentative="1">
      <w:start w:val="1"/>
      <w:numFmt w:val="lowerLetter"/>
      <w:lvlText w:val="%2."/>
      <w:lvlJc w:val="left"/>
      <w:pPr>
        <w:ind w:left="3196" w:hanging="360"/>
      </w:pPr>
    </w:lvl>
    <w:lvl w:ilvl="2" w:tplc="040C001B" w:tentative="1">
      <w:start w:val="1"/>
      <w:numFmt w:val="lowerRoman"/>
      <w:lvlText w:val="%3."/>
      <w:lvlJc w:val="right"/>
      <w:pPr>
        <w:ind w:left="3916" w:hanging="180"/>
      </w:pPr>
    </w:lvl>
    <w:lvl w:ilvl="3" w:tplc="040C000F" w:tentative="1">
      <w:start w:val="1"/>
      <w:numFmt w:val="decimal"/>
      <w:lvlText w:val="%4."/>
      <w:lvlJc w:val="left"/>
      <w:pPr>
        <w:ind w:left="4636" w:hanging="360"/>
      </w:pPr>
    </w:lvl>
    <w:lvl w:ilvl="4" w:tplc="040C0019" w:tentative="1">
      <w:start w:val="1"/>
      <w:numFmt w:val="lowerLetter"/>
      <w:lvlText w:val="%5."/>
      <w:lvlJc w:val="left"/>
      <w:pPr>
        <w:ind w:left="5356" w:hanging="360"/>
      </w:pPr>
    </w:lvl>
    <w:lvl w:ilvl="5" w:tplc="040C001B" w:tentative="1">
      <w:start w:val="1"/>
      <w:numFmt w:val="lowerRoman"/>
      <w:lvlText w:val="%6."/>
      <w:lvlJc w:val="right"/>
      <w:pPr>
        <w:ind w:left="6076" w:hanging="180"/>
      </w:pPr>
    </w:lvl>
    <w:lvl w:ilvl="6" w:tplc="040C000F" w:tentative="1">
      <w:start w:val="1"/>
      <w:numFmt w:val="decimal"/>
      <w:lvlText w:val="%7."/>
      <w:lvlJc w:val="left"/>
      <w:pPr>
        <w:ind w:left="6796" w:hanging="360"/>
      </w:pPr>
    </w:lvl>
    <w:lvl w:ilvl="7" w:tplc="040C0019" w:tentative="1">
      <w:start w:val="1"/>
      <w:numFmt w:val="lowerLetter"/>
      <w:lvlText w:val="%8."/>
      <w:lvlJc w:val="left"/>
      <w:pPr>
        <w:ind w:left="7516" w:hanging="360"/>
      </w:pPr>
    </w:lvl>
    <w:lvl w:ilvl="8" w:tplc="040C001B" w:tentative="1">
      <w:start w:val="1"/>
      <w:numFmt w:val="lowerRoman"/>
      <w:lvlText w:val="%9."/>
      <w:lvlJc w:val="right"/>
      <w:pPr>
        <w:ind w:left="8236" w:hanging="180"/>
      </w:pPr>
    </w:lvl>
  </w:abstractNum>
  <w:abstractNum w:abstractNumId="94" w15:restartNumberingAfterBreak="0">
    <w:nsid w:val="623B488D"/>
    <w:multiLevelType w:val="multilevel"/>
    <w:tmpl w:val="40DA3FD8"/>
    <w:lvl w:ilvl="0">
      <w:start w:val="1"/>
      <w:numFmt w:val="decimal"/>
      <w:lvlText w:val="%1."/>
      <w:lvlJc w:val="left"/>
      <w:pPr>
        <w:ind w:left="46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268" w:hanging="1080"/>
      </w:pPr>
      <w:rPr>
        <w:rFonts w:hint="default"/>
      </w:rPr>
    </w:lvl>
    <w:lvl w:ilvl="4">
      <w:start w:val="1"/>
      <w:numFmt w:val="decimal"/>
      <w:isLgl/>
      <w:lvlText w:val="%1.%2.%3.%4.%5."/>
      <w:lvlJc w:val="left"/>
      <w:pPr>
        <w:ind w:left="2628" w:hanging="1080"/>
      </w:pPr>
      <w:rPr>
        <w:rFonts w:hint="default"/>
      </w:rPr>
    </w:lvl>
    <w:lvl w:ilvl="5">
      <w:start w:val="1"/>
      <w:numFmt w:val="decimal"/>
      <w:isLgl/>
      <w:lvlText w:val="%1.%2.%3.%4.%5.%6."/>
      <w:lvlJc w:val="left"/>
      <w:pPr>
        <w:ind w:left="3348" w:hanging="144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428" w:hanging="1800"/>
      </w:pPr>
      <w:rPr>
        <w:rFonts w:hint="default"/>
      </w:rPr>
    </w:lvl>
    <w:lvl w:ilvl="8">
      <w:start w:val="1"/>
      <w:numFmt w:val="decimal"/>
      <w:isLgl/>
      <w:lvlText w:val="%1.%2.%3.%4.%5.%6.%7.%8.%9."/>
      <w:lvlJc w:val="left"/>
      <w:pPr>
        <w:ind w:left="4788" w:hanging="1800"/>
      </w:pPr>
      <w:rPr>
        <w:rFonts w:hint="default"/>
      </w:rPr>
    </w:lvl>
  </w:abstractNum>
  <w:abstractNum w:abstractNumId="95" w15:restartNumberingAfterBreak="0">
    <w:nsid w:val="636E38D2"/>
    <w:multiLevelType w:val="hybridMultilevel"/>
    <w:tmpl w:val="8564DCD0"/>
    <w:lvl w:ilvl="0" w:tplc="56068442">
      <w:start w:val="1"/>
      <w:numFmt w:val="lowerLetter"/>
      <w:lvlText w:val="%1."/>
      <w:lvlJc w:val="left"/>
      <w:pPr>
        <w:ind w:left="2484" w:hanging="360"/>
      </w:pPr>
      <w:rPr>
        <w:rFonts w:hint="default"/>
      </w:rPr>
    </w:lvl>
    <w:lvl w:ilvl="1" w:tplc="040C0019" w:tentative="1">
      <w:start w:val="1"/>
      <w:numFmt w:val="lowerLetter"/>
      <w:lvlText w:val="%2."/>
      <w:lvlJc w:val="left"/>
      <w:pPr>
        <w:ind w:left="3204" w:hanging="360"/>
      </w:pPr>
    </w:lvl>
    <w:lvl w:ilvl="2" w:tplc="040C001B" w:tentative="1">
      <w:start w:val="1"/>
      <w:numFmt w:val="lowerRoman"/>
      <w:lvlText w:val="%3."/>
      <w:lvlJc w:val="right"/>
      <w:pPr>
        <w:ind w:left="3924" w:hanging="180"/>
      </w:pPr>
    </w:lvl>
    <w:lvl w:ilvl="3" w:tplc="040C000F" w:tentative="1">
      <w:start w:val="1"/>
      <w:numFmt w:val="decimal"/>
      <w:lvlText w:val="%4."/>
      <w:lvlJc w:val="left"/>
      <w:pPr>
        <w:ind w:left="4644" w:hanging="360"/>
      </w:pPr>
    </w:lvl>
    <w:lvl w:ilvl="4" w:tplc="040C0019" w:tentative="1">
      <w:start w:val="1"/>
      <w:numFmt w:val="lowerLetter"/>
      <w:lvlText w:val="%5."/>
      <w:lvlJc w:val="left"/>
      <w:pPr>
        <w:ind w:left="5364" w:hanging="360"/>
      </w:pPr>
    </w:lvl>
    <w:lvl w:ilvl="5" w:tplc="040C001B" w:tentative="1">
      <w:start w:val="1"/>
      <w:numFmt w:val="lowerRoman"/>
      <w:lvlText w:val="%6."/>
      <w:lvlJc w:val="right"/>
      <w:pPr>
        <w:ind w:left="6084" w:hanging="180"/>
      </w:pPr>
    </w:lvl>
    <w:lvl w:ilvl="6" w:tplc="040C000F" w:tentative="1">
      <w:start w:val="1"/>
      <w:numFmt w:val="decimal"/>
      <w:lvlText w:val="%7."/>
      <w:lvlJc w:val="left"/>
      <w:pPr>
        <w:ind w:left="6804" w:hanging="360"/>
      </w:pPr>
    </w:lvl>
    <w:lvl w:ilvl="7" w:tplc="040C0019" w:tentative="1">
      <w:start w:val="1"/>
      <w:numFmt w:val="lowerLetter"/>
      <w:lvlText w:val="%8."/>
      <w:lvlJc w:val="left"/>
      <w:pPr>
        <w:ind w:left="7524" w:hanging="360"/>
      </w:pPr>
    </w:lvl>
    <w:lvl w:ilvl="8" w:tplc="040C001B" w:tentative="1">
      <w:start w:val="1"/>
      <w:numFmt w:val="lowerRoman"/>
      <w:lvlText w:val="%9."/>
      <w:lvlJc w:val="right"/>
      <w:pPr>
        <w:ind w:left="8244" w:hanging="180"/>
      </w:pPr>
    </w:lvl>
  </w:abstractNum>
  <w:abstractNum w:abstractNumId="96" w15:restartNumberingAfterBreak="0">
    <w:nsid w:val="63F04113"/>
    <w:multiLevelType w:val="hybridMultilevel"/>
    <w:tmpl w:val="B0682014"/>
    <w:lvl w:ilvl="0" w:tplc="2C0C0005">
      <w:start w:val="1"/>
      <w:numFmt w:val="bullet"/>
      <w:lvlText w:val=""/>
      <w:lvlJc w:val="left"/>
      <w:pPr>
        <w:ind w:left="840" w:hanging="360"/>
      </w:pPr>
      <w:rPr>
        <w:rFonts w:ascii="Wingdings" w:hAnsi="Wingdings" w:hint="default"/>
      </w:rPr>
    </w:lvl>
    <w:lvl w:ilvl="1" w:tplc="2C0C0003" w:tentative="1">
      <w:start w:val="1"/>
      <w:numFmt w:val="bullet"/>
      <w:lvlText w:val="o"/>
      <w:lvlJc w:val="left"/>
      <w:pPr>
        <w:ind w:left="1560" w:hanging="360"/>
      </w:pPr>
      <w:rPr>
        <w:rFonts w:ascii="Courier New" w:hAnsi="Courier New" w:cs="Courier New" w:hint="default"/>
      </w:rPr>
    </w:lvl>
    <w:lvl w:ilvl="2" w:tplc="2C0C0005" w:tentative="1">
      <w:start w:val="1"/>
      <w:numFmt w:val="bullet"/>
      <w:lvlText w:val=""/>
      <w:lvlJc w:val="left"/>
      <w:pPr>
        <w:ind w:left="2280" w:hanging="360"/>
      </w:pPr>
      <w:rPr>
        <w:rFonts w:ascii="Wingdings" w:hAnsi="Wingdings" w:hint="default"/>
      </w:rPr>
    </w:lvl>
    <w:lvl w:ilvl="3" w:tplc="2C0C0001" w:tentative="1">
      <w:start w:val="1"/>
      <w:numFmt w:val="bullet"/>
      <w:lvlText w:val=""/>
      <w:lvlJc w:val="left"/>
      <w:pPr>
        <w:ind w:left="3000" w:hanging="360"/>
      </w:pPr>
      <w:rPr>
        <w:rFonts w:ascii="Symbol" w:hAnsi="Symbol" w:hint="default"/>
      </w:rPr>
    </w:lvl>
    <w:lvl w:ilvl="4" w:tplc="2C0C0003" w:tentative="1">
      <w:start w:val="1"/>
      <w:numFmt w:val="bullet"/>
      <w:lvlText w:val="o"/>
      <w:lvlJc w:val="left"/>
      <w:pPr>
        <w:ind w:left="3720" w:hanging="360"/>
      </w:pPr>
      <w:rPr>
        <w:rFonts w:ascii="Courier New" w:hAnsi="Courier New" w:cs="Courier New" w:hint="default"/>
      </w:rPr>
    </w:lvl>
    <w:lvl w:ilvl="5" w:tplc="2C0C0005" w:tentative="1">
      <w:start w:val="1"/>
      <w:numFmt w:val="bullet"/>
      <w:lvlText w:val=""/>
      <w:lvlJc w:val="left"/>
      <w:pPr>
        <w:ind w:left="4440" w:hanging="360"/>
      </w:pPr>
      <w:rPr>
        <w:rFonts w:ascii="Wingdings" w:hAnsi="Wingdings" w:hint="default"/>
      </w:rPr>
    </w:lvl>
    <w:lvl w:ilvl="6" w:tplc="2C0C0001" w:tentative="1">
      <w:start w:val="1"/>
      <w:numFmt w:val="bullet"/>
      <w:lvlText w:val=""/>
      <w:lvlJc w:val="left"/>
      <w:pPr>
        <w:ind w:left="5160" w:hanging="360"/>
      </w:pPr>
      <w:rPr>
        <w:rFonts w:ascii="Symbol" w:hAnsi="Symbol" w:hint="default"/>
      </w:rPr>
    </w:lvl>
    <w:lvl w:ilvl="7" w:tplc="2C0C0003" w:tentative="1">
      <w:start w:val="1"/>
      <w:numFmt w:val="bullet"/>
      <w:lvlText w:val="o"/>
      <w:lvlJc w:val="left"/>
      <w:pPr>
        <w:ind w:left="5880" w:hanging="360"/>
      </w:pPr>
      <w:rPr>
        <w:rFonts w:ascii="Courier New" w:hAnsi="Courier New" w:cs="Courier New" w:hint="default"/>
      </w:rPr>
    </w:lvl>
    <w:lvl w:ilvl="8" w:tplc="2C0C0005" w:tentative="1">
      <w:start w:val="1"/>
      <w:numFmt w:val="bullet"/>
      <w:lvlText w:val=""/>
      <w:lvlJc w:val="left"/>
      <w:pPr>
        <w:ind w:left="6600" w:hanging="360"/>
      </w:pPr>
      <w:rPr>
        <w:rFonts w:ascii="Wingdings" w:hAnsi="Wingdings" w:hint="default"/>
      </w:rPr>
    </w:lvl>
  </w:abstractNum>
  <w:abstractNum w:abstractNumId="97" w15:restartNumberingAfterBreak="0">
    <w:nsid w:val="64462CC3"/>
    <w:multiLevelType w:val="hybridMultilevel"/>
    <w:tmpl w:val="FA5A1C50"/>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8" w15:restartNumberingAfterBreak="0">
    <w:nsid w:val="68AD0D13"/>
    <w:multiLevelType w:val="hybridMultilevel"/>
    <w:tmpl w:val="F8F474A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9" w15:restartNumberingAfterBreak="0">
    <w:nsid w:val="6ADA7547"/>
    <w:multiLevelType w:val="hybridMultilevel"/>
    <w:tmpl w:val="ECD09E7E"/>
    <w:lvl w:ilvl="0" w:tplc="0409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0" w15:restartNumberingAfterBreak="0">
    <w:nsid w:val="6AF163C4"/>
    <w:multiLevelType w:val="hybridMultilevel"/>
    <w:tmpl w:val="39DE7918"/>
    <w:lvl w:ilvl="0" w:tplc="759C6DBC">
      <w:start w:val="1"/>
      <w:numFmt w:val="decimal"/>
      <w:lvlText w:val="%1."/>
      <w:lvlJc w:val="left"/>
      <w:pPr>
        <w:ind w:left="773" w:hanging="360"/>
      </w:pPr>
      <w:rPr>
        <w:rFonts w:hint="default"/>
      </w:rPr>
    </w:lvl>
    <w:lvl w:ilvl="1" w:tplc="040C0019" w:tentative="1">
      <w:start w:val="1"/>
      <w:numFmt w:val="lowerLetter"/>
      <w:lvlText w:val="%2."/>
      <w:lvlJc w:val="left"/>
      <w:pPr>
        <w:ind w:left="1493" w:hanging="360"/>
      </w:pPr>
    </w:lvl>
    <w:lvl w:ilvl="2" w:tplc="040C001B" w:tentative="1">
      <w:start w:val="1"/>
      <w:numFmt w:val="lowerRoman"/>
      <w:lvlText w:val="%3."/>
      <w:lvlJc w:val="right"/>
      <w:pPr>
        <w:ind w:left="2213" w:hanging="180"/>
      </w:pPr>
    </w:lvl>
    <w:lvl w:ilvl="3" w:tplc="040C000F" w:tentative="1">
      <w:start w:val="1"/>
      <w:numFmt w:val="decimal"/>
      <w:lvlText w:val="%4."/>
      <w:lvlJc w:val="left"/>
      <w:pPr>
        <w:ind w:left="2933" w:hanging="360"/>
      </w:pPr>
    </w:lvl>
    <w:lvl w:ilvl="4" w:tplc="040C0019" w:tentative="1">
      <w:start w:val="1"/>
      <w:numFmt w:val="lowerLetter"/>
      <w:lvlText w:val="%5."/>
      <w:lvlJc w:val="left"/>
      <w:pPr>
        <w:ind w:left="3653" w:hanging="360"/>
      </w:pPr>
    </w:lvl>
    <w:lvl w:ilvl="5" w:tplc="040C001B" w:tentative="1">
      <w:start w:val="1"/>
      <w:numFmt w:val="lowerRoman"/>
      <w:lvlText w:val="%6."/>
      <w:lvlJc w:val="right"/>
      <w:pPr>
        <w:ind w:left="4373" w:hanging="180"/>
      </w:pPr>
    </w:lvl>
    <w:lvl w:ilvl="6" w:tplc="040C000F" w:tentative="1">
      <w:start w:val="1"/>
      <w:numFmt w:val="decimal"/>
      <w:lvlText w:val="%7."/>
      <w:lvlJc w:val="left"/>
      <w:pPr>
        <w:ind w:left="5093" w:hanging="360"/>
      </w:pPr>
    </w:lvl>
    <w:lvl w:ilvl="7" w:tplc="040C0019" w:tentative="1">
      <w:start w:val="1"/>
      <w:numFmt w:val="lowerLetter"/>
      <w:lvlText w:val="%8."/>
      <w:lvlJc w:val="left"/>
      <w:pPr>
        <w:ind w:left="5813" w:hanging="360"/>
      </w:pPr>
    </w:lvl>
    <w:lvl w:ilvl="8" w:tplc="040C001B" w:tentative="1">
      <w:start w:val="1"/>
      <w:numFmt w:val="lowerRoman"/>
      <w:lvlText w:val="%9."/>
      <w:lvlJc w:val="right"/>
      <w:pPr>
        <w:ind w:left="6533" w:hanging="180"/>
      </w:pPr>
    </w:lvl>
  </w:abstractNum>
  <w:abstractNum w:abstractNumId="101" w15:restartNumberingAfterBreak="0">
    <w:nsid w:val="6B3A4C13"/>
    <w:multiLevelType w:val="hybridMultilevel"/>
    <w:tmpl w:val="DE1C6D3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2" w15:restartNumberingAfterBreak="0">
    <w:nsid w:val="6B6D08E2"/>
    <w:multiLevelType w:val="hybridMultilevel"/>
    <w:tmpl w:val="B31E37D8"/>
    <w:lvl w:ilvl="0" w:tplc="ADF03D44">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103" w15:restartNumberingAfterBreak="0">
    <w:nsid w:val="6C2474A5"/>
    <w:multiLevelType w:val="hybridMultilevel"/>
    <w:tmpl w:val="0C5459B2"/>
    <w:lvl w:ilvl="0" w:tplc="2C0C0005">
      <w:start w:val="1"/>
      <w:numFmt w:val="bullet"/>
      <w:lvlText w:val=""/>
      <w:lvlJc w:val="left"/>
      <w:pPr>
        <w:ind w:left="780" w:hanging="360"/>
      </w:pPr>
      <w:rPr>
        <w:rFonts w:ascii="Wingdings" w:hAnsi="Wingdings"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104" w15:restartNumberingAfterBreak="0">
    <w:nsid w:val="6E0751D5"/>
    <w:multiLevelType w:val="hybridMultilevel"/>
    <w:tmpl w:val="3DD69AC4"/>
    <w:lvl w:ilvl="0" w:tplc="29169580">
      <w:start w:val="1"/>
      <w:numFmt w:val="lowerLetter"/>
      <w:lvlText w:val="%1."/>
      <w:lvlJc w:val="left"/>
      <w:pPr>
        <w:ind w:left="1776" w:hanging="360"/>
      </w:pPr>
      <w:rPr>
        <w:rFonts w:ascii="Times New Roman" w:eastAsiaTheme="minorEastAsia" w:hAnsi="Times New Roman" w:cs="Times New Roman"/>
      </w:rPr>
    </w:lvl>
    <w:lvl w:ilvl="1" w:tplc="2C0C0019" w:tentative="1">
      <w:start w:val="1"/>
      <w:numFmt w:val="lowerLetter"/>
      <w:lvlText w:val="%2."/>
      <w:lvlJc w:val="left"/>
      <w:pPr>
        <w:ind w:left="2496" w:hanging="360"/>
      </w:pPr>
    </w:lvl>
    <w:lvl w:ilvl="2" w:tplc="2C0C001B" w:tentative="1">
      <w:start w:val="1"/>
      <w:numFmt w:val="lowerRoman"/>
      <w:lvlText w:val="%3."/>
      <w:lvlJc w:val="right"/>
      <w:pPr>
        <w:ind w:left="3216" w:hanging="180"/>
      </w:pPr>
    </w:lvl>
    <w:lvl w:ilvl="3" w:tplc="2C0C000F" w:tentative="1">
      <w:start w:val="1"/>
      <w:numFmt w:val="decimal"/>
      <w:lvlText w:val="%4."/>
      <w:lvlJc w:val="left"/>
      <w:pPr>
        <w:ind w:left="3936" w:hanging="360"/>
      </w:pPr>
    </w:lvl>
    <w:lvl w:ilvl="4" w:tplc="2C0C0019" w:tentative="1">
      <w:start w:val="1"/>
      <w:numFmt w:val="lowerLetter"/>
      <w:lvlText w:val="%5."/>
      <w:lvlJc w:val="left"/>
      <w:pPr>
        <w:ind w:left="4656" w:hanging="360"/>
      </w:pPr>
    </w:lvl>
    <w:lvl w:ilvl="5" w:tplc="2C0C001B" w:tentative="1">
      <w:start w:val="1"/>
      <w:numFmt w:val="lowerRoman"/>
      <w:lvlText w:val="%6."/>
      <w:lvlJc w:val="right"/>
      <w:pPr>
        <w:ind w:left="5376" w:hanging="180"/>
      </w:pPr>
    </w:lvl>
    <w:lvl w:ilvl="6" w:tplc="2C0C000F" w:tentative="1">
      <w:start w:val="1"/>
      <w:numFmt w:val="decimal"/>
      <w:lvlText w:val="%7."/>
      <w:lvlJc w:val="left"/>
      <w:pPr>
        <w:ind w:left="6096" w:hanging="360"/>
      </w:pPr>
    </w:lvl>
    <w:lvl w:ilvl="7" w:tplc="2C0C0019" w:tentative="1">
      <w:start w:val="1"/>
      <w:numFmt w:val="lowerLetter"/>
      <w:lvlText w:val="%8."/>
      <w:lvlJc w:val="left"/>
      <w:pPr>
        <w:ind w:left="6816" w:hanging="360"/>
      </w:pPr>
    </w:lvl>
    <w:lvl w:ilvl="8" w:tplc="2C0C001B" w:tentative="1">
      <w:start w:val="1"/>
      <w:numFmt w:val="lowerRoman"/>
      <w:lvlText w:val="%9."/>
      <w:lvlJc w:val="right"/>
      <w:pPr>
        <w:ind w:left="7536" w:hanging="180"/>
      </w:pPr>
    </w:lvl>
  </w:abstractNum>
  <w:abstractNum w:abstractNumId="105" w15:restartNumberingAfterBreak="0">
    <w:nsid w:val="6EB862EA"/>
    <w:multiLevelType w:val="hybridMultilevel"/>
    <w:tmpl w:val="F216F900"/>
    <w:lvl w:ilvl="0" w:tplc="2C0C000B">
      <w:start w:val="1"/>
      <w:numFmt w:val="bullet"/>
      <w:lvlText w:val=""/>
      <w:lvlJc w:val="left"/>
      <w:pPr>
        <w:ind w:left="1068" w:hanging="360"/>
      </w:pPr>
      <w:rPr>
        <w:rFonts w:ascii="Wingdings" w:hAnsi="Wingdings"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abstractNum w:abstractNumId="106" w15:restartNumberingAfterBreak="0">
    <w:nsid w:val="6EEE78E5"/>
    <w:multiLevelType w:val="multilevel"/>
    <w:tmpl w:val="E9FA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173"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7805E5"/>
    <w:multiLevelType w:val="hybridMultilevel"/>
    <w:tmpl w:val="4114F584"/>
    <w:lvl w:ilvl="0" w:tplc="DA906E2E">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108" w15:restartNumberingAfterBreak="0">
    <w:nsid w:val="734B62E8"/>
    <w:multiLevelType w:val="hybridMultilevel"/>
    <w:tmpl w:val="4B6CFA20"/>
    <w:lvl w:ilvl="0" w:tplc="DA906E2E">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109" w15:restartNumberingAfterBreak="0">
    <w:nsid w:val="73C10D10"/>
    <w:multiLevelType w:val="hybridMultilevel"/>
    <w:tmpl w:val="9092D166"/>
    <w:lvl w:ilvl="0" w:tplc="040C000F">
      <w:start w:val="1"/>
      <w:numFmt w:val="decimal"/>
      <w:lvlText w:val="%1."/>
      <w:lvlJc w:val="left"/>
      <w:pPr>
        <w:ind w:left="773" w:hanging="360"/>
      </w:pPr>
    </w:lvl>
    <w:lvl w:ilvl="1" w:tplc="040C0019" w:tentative="1">
      <w:start w:val="1"/>
      <w:numFmt w:val="lowerLetter"/>
      <w:lvlText w:val="%2."/>
      <w:lvlJc w:val="left"/>
      <w:pPr>
        <w:ind w:left="1493" w:hanging="360"/>
      </w:pPr>
    </w:lvl>
    <w:lvl w:ilvl="2" w:tplc="040C001B" w:tentative="1">
      <w:start w:val="1"/>
      <w:numFmt w:val="lowerRoman"/>
      <w:lvlText w:val="%3."/>
      <w:lvlJc w:val="right"/>
      <w:pPr>
        <w:ind w:left="2213" w:hanging="180"/>
      </w:pPr>
    </w:lvl>
    <w:lvl w:ilvl="3" w:tplc="040C000F" w:tentative="1">
      <w:start w:val="1"/>
      <w:numFmt w:val="decimal"/>
      <w:lvlText w:val="%4."/>
      <w:lvlJc w:val="left"/>
      <w:pPr>
        <w:ind w:left="2933" w:hanging="360"/>
      </w:pPr>
    </w:lvl>
    <w:lvl w:ilvl="4" w:tplc="040C0019" w:tentative="1">
      <w:start w:val="1"/>
      <w:numFmt w:val="lowerLetter"/>
      <w:lvlText w:val="%5."/>
      <w:lvlJc w:val="left"/>
      <w:pPr>
        <w:ind w:left="3653" w:hanging="360"/>
      </w:pPr>
    </w:lvl>
    <w:lvl w:ilvl="5" w:tplc="040C001B" w:tentative="1">
      <w:start w:val="1"/>
      <w:numFmt w:val="lowerRoman"/>
      <w:lvlText w:val="%6."/>
      <w:lvlJc w:val="right"/>
      <w:pPr>
        <w:ind w:left="4373" w:hanging="180"/>
      </w:pPr>
    </w:lvl>
    <w:lvl w:ilvl="6" w:tplc="040C000F" w:tentative="1">
      <w:start w:val="1"/>
      <w:numFmt w:val="decimal"/>
      <w:lvlText w:val="%7."/>
      <w:lvlJc w:val="left"/>
      <w:pPr>
        <w:ind w:left="5093" w:hanging="360"/>
      </w:pPr>
    </w:lvl>
    <w:lvl w:ilvl="7" w:tplc="040C0019" w:tentative="1">
      <w:start w:val="1"/>
      <w:numFmt w:val="lowerLetter"/>
      <w:lvlText w:val="%8."/>
      <w:lvlJc w:val="left"/>
      <w:pPr>
        <w:ind w:left="5813" w:hanging="360"/>
      </w:pPr>
    </w:lvl>
    <w:lvl w:ilvl="8" w:tplc="040C001B" w:tentative="1">
      <w:start w:val="1"/>
      <w:numFmt w:val="lowerRoman"/>
      <w:lvlText w:val="%9."/>
      <w:lvlJc w:val="right"/>
      <w:pPr>
        <w:ind w:left="6533" w:hanging="180"/>
      </w:pPr>
    </w:lvl>
  </w:abstractNum>
  <w:abstractNum w:abstractNumId="110" w15:restartNumberingAfterBreak="0">
    <w:nsid w:val="74B35584"/>
    <w:multiLevelType w:val="hybridMultilevel"/>
    <w:tmpl w:val="B8AEA4BA"/>
    <w:lvl w:ilvl="0" w:tplc="040C0005">
      <w:start w:val="1"/>
      <w:numFmt w:val="bullet"/>
      <w:lvlText w:val=""/>
      <w:lvlJc w:val="left"/>
      <w:pPr>
        <w:ind w:left="1142" w:hanging="360"/>
      </w:pPr>
      <w:rPr>
        <w:rFonts w:ascii="Wingdings" w:hAnsi="Wingdings" w:hint="default"/>
      </w:rPr>
    </w:lvl>
    <w:lvl w:ilvl="1" w:tplc="040C0003" w:tentative="1">
      <w:start w:val="1"/>
      <w:numFmt w:val="bullet"/>
      <w:lvlText w:val="o"/>
      <w:lvlJc w:val="left"/>
      <w:pPr>
        <w:ind w:left="1862" w:hanging="360"/>
      </w:pPr>
      <w:rPr>
        <w:rFonts w:ascii="Courier New" w:hAnsi="Courier New" w:cs="Courier New" w:hint="default"/>
      </w:rPr>
    </w:lvl>
    <w:lvl w:ilvl="2" w:tplc="040C0005" w:tentative="1">
      <w:start w:val="1"/>
      <w:numFmt w:val="bullet"/>
      <w:lvlText w:val=""/>
      <w:lvlJc w:val="left"/>
      <w:pPr>
        <w:ind w:left="2582" w:hanging="360"/>
      </w:pPr>
      <w:rPr>
        <w:rFonts w:ascii="Wingdings" w:hAnsi="Wingdings" w:hint="default"/>
      </w:rPr>
    </w:lvl>
    <w:lvl w:ilvl="3" w:tplc="040C0001" w:tentative="1">
      <w:start w:val="1"/>
      <w:numFmt w:val="bullet"/>
      <w:lvlText w:val=""/>
      <w:lvlJc w:val="left"/>
      <w:pPr>
        <w:ind w:left="3302" w:hanging="360"/>
      </w:pPr>
      <w:rPr>
        <w:rFonts w:ascii="Symbol" w:hAnsi="Symbol" w:hint="default"/>
      </w:rPr>
    </w:lvl>
    <w:lvl w:ilvl="4" w:tplc="040C0003" w:tentative="1">
      <w:start w:val="1"/>
      <w:numFmt w:val="bullet"/>
      <w:lvlText w:val="o"/>
      <w:lvlJc w:val="left"/>
      <w:pPr>
        <w:ind w:left="4022" w:hanging="360"/>
      </w:pPr>
      <w:rPr>
        <w:rFonts w:ascii="Courier New" w:hAnsi="Courier New" w:cs="Courier New" w:hint="default"/>
      </w:rPr>
    </w:lvl>
    <w:lvl w:ilvl="5" w:tplc="040C0005" w:tentative="1">
      <w:start w:val="1"/>
      <w:numFmt w:val="bullet"/>
      <w:lvlText w:val=""/>
      <w:lvlJc w:val="left"/>
      <w:pPr>
        <w:ind w:left="4742" w:hanging="360"/>
      </w:pPr>
      <w:rPr>
        <w:rFonts w:ascii="Wingdings" w:hAnsi="Wingdings" w:hint="default"/>
      </w:rPr>
    </w:lvl>
    <w:lvl w:ilvl="6" w:tplc="040C0001" w:tentative="1">
      <w:start w:val="1"/>
      <w:numFmt w:val="bullet"/>
      <w:lvlText w:val=""/>
      <w:lvlJc w:val="left"/>
      <w:pPr>
        <w:ind w:left="5462" w:hanging="360"/>
      </w:pPr>
      <w:rPr>
        <w:rFonts w:ascii="Symbol" w:hAnsi="Symbol" w:hint="default"/>
      </w:rPr>
    </w:lvl>
    <w:lvl w:ilvl="7" w:tplc="040C0003" w:tentative="1">
      <w:start w:val="1"/>
      <w:numFmt w:val="bullet"/>
      <w:lvlText w:val="o"/>
      <w:lvlJc w:val="left"/>
      <w:pPr>
        <w:ind w:left="6182" w:hanging="360"/>
      </w:pPr>
      <w:rPr>
        <w:rFonts w:ascii="Courier New" w:hAnsi="Courier New" w:cs="Courier New" w:hint="default"/>
      </w:rPr>
    </w:lvl>
    <w:lvl w:ilvl="8" w:tplc="040C0005" w:tentative="1">
      <w:start w:val="1"/>
      <w:numFmt w:val="bullet"/>
      <w:lvlText w:val=""/>
      <w:lvlJc w:val="left"/>
      <w:pPr>
        <w:ind w:left="6902" w:hanging="360"/>
      </w:pPr>
      <w:rPr>
        <w:rFonts w:ascii="Wingdings" w:hAnsi="Wingdings" w:hint="default"/>
      </w:rPr>
    </w:lvl>
  </w:abstractNum>
  <w:abstractNum w:abstractNumId="111" w15:restartNumberingAfterBreak="0">
    <w:nsid w:val="74F77530"/>
    <w:multiLevelType w:val="hybridMultilevel"/>
    <w:tmpl w:val="B9800262"/>
    <w:lvl w:ilvl="0" w:tplc="C6B48FF8">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112" w15:restartNumberingAfterBreak="0">
    <w:nsid w:val="76432F1D"/>
    <w:multiLevelType w:val="multilevel"/>
    <w:tmpl w:val="E912D4BA"/>
    <w:lvl w:ilvl="0">
      <w:start w:val="1"/>
      <w:numFmt w:val="bullet"/>
      <w:lvlText w:val=""/>
      <w:lvlJc w:val="left"/>
      <w:pPr>
        <w:tabs>
          <w:tab w:val="num" w:pos="1068"/>
        </w:tabs>
        <w:ind w:left="1068" w:hanging="360"/>
      </w:pPr>
      <w:rPr>
        <w:rFonts w:ascii="Symbol" w:hAnsi="Symbol" w:hint="default"/>
        <w:sz w:val="20"/>
      </w:rPr>
    </w:lvl>
    <w:lvl w:ilvl="1">
      <w:start w:val="1"/>
      <w:numFmt w:val="lowerRoman"/>
      <w:lvlText w:val="%2."/>
      <w:lvlJc w:val="left"/>
      <w:pPr>
        <w:ind w:left="2148" w:hanging="72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3" w15:restartNumberingAfterBreak="0">
    <w:nsid w:val="790B68D0"/>
    <w:multiLevelType w:val="hybridMultilevel"/>
    <w:tmpl w:val="2902B65A"/>
    <w:lvl w:ilvl="0" w:tplc="E4588336">
      <w:start w:val="1"/>
      <w:numFmt w:val="decimal"/>
      <w:lvlText w:val="%1."/>
      <w:lvlJc w:val="left"/>
      <w:pPr>
        <w:ind w:left="468" w:hanging="360"/>
      </w:pPr>
      <w:rPr>
        <w:rFonts w:hint="default"/>
      </w:rPr>
    </w:lvl>
    <w:lvl w:ilvl="1" w:tplc="2C0C0019" w:tentative="1">
      <w:start w:val="1"/>
      <w:numFmt w:val="lowerLetter"/>
      <w:lvlText w:val="%2."/>
      <w:lvlJc w:val="left"/>
      <w:pPr>
        <w:ind w:left="1188" w:hanging="360"/>
      </w:pPr>
    </w:lvl>
    <w:lvl w:ilvl="2" w:tplc="2C0C001B" w:tentative="1">
      <w:start w:val="1"/>
      <w:numFmt w:val="lowerRoman"/>
      <w:lvlText w:val="%3."/>
      <w:lvlJc w:val="right"/>
      <w:pPr>
        <w:ind w:left="1908" w:hanging="180"/>
      </w:pPr>
    </w:lvl>
    <w:lvl w:ilvl="3" w:tplc="2C0C000F" w:tentative="1">
      <w:start w:val="1"/>
      <w:numFmt w:val="decimal"/>
      <w:lvlText w:val="%4."/>
      <w:lvlJc w:val="left"/>
      <w:pPr>
        <w:ind w:left="2628" w:hanging="360"/>
      </w:pPr>
    </w:lvl>
    <w:lvl w:ilvl="4" w:tplc="2C0C0019" w:tentative="1">
      <w:start w:val="1"/>
      <w:numFmt w:val="lowerLetter"/>
      <w:lvlText w:val="%5."/>
      <w:lvlJc w:val="left"/>
      <w:pPr>
        <w:ind w:left="3348" w:hanging="360"/>
      </w:pPr>
    </w:lvl>
    <w:lvl w:ilvl="5" w:tplc="2C0C001B" w:tentative="1">
      <w:start w:val="1"/>
      <w:numFmt w:val="lowerRoman"/>
      <w:lvlText w:val="%6."/>
      <w:lvlJc w:val="right"/>
      <w:pPr>
        <w:ind w:left="4068" w:hanging="180"/>
      </w:pPr>
    </w:lvl>
    <w:lvl w:ilvl="6" w:tplc="2C0C000F" w:tentative="1">
      <w:start w:val="1"/>
      <w:numFmt w:val="decimal"/>
      <w:lvlText w:val="%7."/>
      <w:lvlJc w:val="left"/>
      <w:pPr>
        <w:ind w:left="4788" w:hanging="360"/>
      </w:pPr>
    </w:lvl>
    <w:lvl w:ilvl="7" w:tplc="2C0C0019" w:tentative="1">
      <w:start w:val="1"/>
      <w:numFmt w:val="lowerLetter"/>
      <w:lvlText w:val="%8."/>
      <w:lvlJc w:val="left"/>
      <w:pPr>
        <w:ind w:left="5508" w:hanging="360"/>
      </w:pPr>
    </w:lvl>
    <w:lvl w:ilvl="8" w:tplc="2C0C001B" w:tentative="1">
      <w:start w:val="1"/>
      <w:numFmt w:val="lowerRoman"/>
      <w:lvlText w:val="%9."/>
      <w:lvlJc w:val="right"/>
      <w:pPr>
        <w:ind w:left="6228" w:hanging="180"/>
      </w:pPr>
    </w:lvl>
  </w:abstractNum>
  <w:abstractNum w:abstractNumId="114" w15:restartNumberingAfterBreak="0">
    <w:nsid w:val="791979BD"/>
    <w:multiLevelType w:val="hybridMultilevel"/>
    <w:tmpl w:val="CA12B534"/>
    <w:lvl w:ilvl="0" w:tplc="040C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96D13D4"/>
    <w:multiLevelType w:val="hybridMultilevel"/>
    <w:tmpl w:val="5AC0E934"/>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6" w15:restartNumberingAfterBreak="0">
    <w:nsid w:val="7A734D9D"/>
    <w:multiLevelType w:val="multilevel"/>
    <w:tmpl w:val="40DA3FD8"/>
    <w:lvl w:ilvl="0">
      <w:start w:val="1"/>
      <w:numFmt w:val="decimal"/>
      <w:lvlText w:val="%1."/>
      <w:lvlJc w:val="left"/>
      <w:pPr>
        <w:ind w:left="46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268" w:hanging="1080"/>
      </w:pPr>
      <w:rPr>
        <w:rFonts w:hint="default"/>
      </w:rPr>
    </w:lvl>
    <w:lvl w:ilvl="4">
      <w:start w:val="1"/>
      <w:numFmt w:val="decimal"/>
      <w:isLgl/>
      <w:lvlText w:val="%1.%2.%3.%4.%5."/>
      <w:lvlJc w:val="left"/>
      <w:pPr>
        <w:ind w:left="2628" w:hanging="1080"/>
      </w:pPr>
      <w:rPr>
        <w:rFonts w:hint="default"/>
      </w:rPr>
    </w:lvl>
    <w:lvl w:ilvl="5">
      <w:start w:val="1"/>
      <w:numFmt w:val="decimal"/>
      <w:isLgl/>
      <w:lvlText w:val="%1.%2.%3.%4.%5.%6."/>
      <w:lvlJc w:val="left"/>
      <w:pPr>
        <w:ind w:left="3348" w:hanging="144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428" w:hanging="1800"/>
      </w:pPr>
      <w:rPr>
        <w:rFonts w:hint="default"/>
      </w:rPr>
    </w:lvl>
    <w:lvl w:ilvl="8">
      <w:start w:val="1"/>
      <w:numFmt w:val="decimal"/>
      <w:isLgl/>
      <w:lvlText w:val="%1.%2.%3.%4.%5.%6.%7.%8.%9."/>
      <w:lvlJc w:val="left"/>
      <w:pPr>
        <w:ind w:left="4788" w:hanging="1800"/>
      </w:pPr>
      <w:rPr>
        <w:rFonts w:hint="default"/>
      </w:rPr>
    </w:lvl>
  </w:abstractNum>
  <w:abstractNum w:abstractNumId="117" w15:restartNumberingAfterBreak="0">
    <w:nsid w:val="7AF6758A"/>
    <w:multiLevelType w:val="multilevel"/>
    <w:tmpl w:val="40DA3FD8"/>
    <w:lvl w:ilvl="0">
      <w:start w:val="1"/>
      <w:numFmt w:val="decimal"/>
      <w:lvlText w:val="%1."/>
      <w:lvlJc w:val="left"/>
      <w:pPr>
        <w:ind w:left="46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548" w:hanging="720"/>
      </w:pPr>
      <w:rPr>
        <w:rFonts w:hint="default"/>
      </w:rPr>
    </w:lvl>
    <w:lvl w:ilvl="3">
      <w:start w:val="1"/>
      <w:numFmt w:val="decimal"/>
      <w:isLgl/>
      <w:lvlText w:val="%1.%2.%3.%4."/>
      <w:lvlJc w:val="left"/>
      <w:pPr>
        <w:ind w:left="2268" w:hanging="1080"/>
      </w:pPr>
      <w:rPr>
        <w:rFonts w:hint="default"/>
      </w:rPr>
    </w:lvl>
    <w:lvl w:ilvl="4">
      <w:start w:val="1"/>
      <w:numFmt w:val="decimal"/>
      <w:isLgl/>
      <w:lvlText w:val="%1.%2.%3.%4.%5."/>
      <w:lvlJc w:val="left"/>
      <w:pPr>
        <w:ind w:left="2628" w:hanging="1080"/>
      </w:pPr>
      <w:rPr>
        <w:rFonts w:hint="default"/>
      </w:rPr>
    </w:lvl>
    <w:lvl w:ilvl="5">
      <w:start w:val="1"/>
      <w:numFmt w:val="decimal"/>
      <w:isLgl/>
      <w:lvlText w:val="%1.%2.%3.%4.%5.%6."/>
      <w:lvlJc w:val="left"/>
      <w:pPr>
        <w:ind w:left="3348" w:hanging="144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428" w:hanging="1800"/>
      </w:pPr>
      <w:rPr>
        <w:rFonts w:hint="default"/>
      </w:rPr>
    </w:lvl>
    <w:lvl w:ilvl="8">
      <w:start w:val="1"/>
      <w:numFmt w:val="decimal"/>
      <w:isLgl/>
      <w:lvlText w:val="%1.%2.%3.%4.%5.%6.%7.%8.%9."/>
      <w:lvlJc w:val="left"/>
      <w:pPr>
        <w:ind w:left="4788" w:hanging="1800"/>
      </w:pPr>
      <w:rPr>
        <w:rFonts w:hint="default"/>
      </w:rPr>
    </w:lvl>
  </w:abstractNum>
  <w:abstractNum w:abstractNumId="118" w15:restartNumberingAfterBreak="0">
    <w:nsid w:val="7C1911F4"/>
    <w:multiLevelType w:val="hybridMultilevel"/>
    <w:tmpl w:val="756659DC"/>
    <w:lvl w:ilvl="0" w:tplc="D78A6762">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119" w15:restartNumberingAfterBreak="0">
    <w:nsid w:val="7DAB5AC1"/>
    <w:multiLevelType w:val="multilevel"/>
    <w:tmpl w:val="CD6E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5817D6"/>
    <w:multiLevelType w:val="hybridMultilevel"/>
    <w:tmpl w:val="281ADF84"/>
    <w:lvl w:ilvl="0" w:tplc="2C0C000F">
      <w:start w:val="1"/>
      <w:numFmt w:val="decimal"/>
      <w:lvlText w:val="%1."/>
      <w:lvlJc w:val="left"/>
      <w:pPr>
        <w:ind w:left="1430" w:hanging="360"/>
      </w:pPr>
    </w:lvl>
    <w:lvl w:ilvl="1" w:tplc="2C0C0019" w:tentative="1">
      <w:start w:val="1"/>
      <w:numFmt w:val="lowerLetter"/>
      <w:lvlText w:val="%2."/>
      <w:lvlJc w:val="left"/>
      <w:pPr>
        <w:ind w:left="2150" w:hanging="360"/>
      </w:pPr>
    </w:lvl>
    <w:lvl w:ilvl="2" w:tplc="2C0C001B" w:tentative="1">
      <w:start w:val="1"/>
      <w:numFmt w:val="lowerRoman"/>
      <w:lvlText w:val="%3."/>
      <w:lvlJc w:val="right"/>
      <w:pPr>
        <w:ind w:left="2870" w:hanging="180"/>
      </w:pPr>
    </w:lvl>
    <w:lvl w:ilvl="3" w:tplc="2C0C000F" w:tentative="1">
      <w:start w:val="1"/>
      <w:numFmt w:val="decimal"/>
      <w:lvlText w:val="%4."/>
      <w:lvlJc w:val="left"/>
      <w:pPr>
        <w:ind w:left="3590" w:hanging="360"/>
      </w:pPr>
    </w:lvl>
    <w:lvl w:ilvl="4" w:tplc="2C0C0019" w:tentative="1">
      <w:start w:val="1"/>
      <w:numFmt w:val="lowerLetter"/>
      <w:lvlText w:val="%5."/>
      <w:lvlJc w:val="left"/>
      <w:pPr>
        <w:ind w:left="4310" w:hanging="360"/>
      </w:pPr>
    </w:lvl>
    <w:lvl w:ilvl="5" w:tplc="2C0C001B" w:tentative="1">
      <w:start w:val="1"/>
      <w:numFmt w:val="lowerRoman"/>
      <w:lvlText w:val="%6."/>
      <w:lvlJc w:val="right"/>
      <w:pPr>
        <w:ind w:left="5030" w:hanging="180"/>
      </w:pPr>
    </w:lvl>
    <w:lvl w:ilvl="6" w:tplc="2C0C000F" w:tentative="1">
      <w:start w:val="1"/>
      <w:numFmt w:val="decimal"/>
      <w:lvlText w:val="%7."/>
      <w:lvlJc w:val="left"/>
      <w:pPr>
        <w:ind w:left="5750" w:hanging="360"/>
      </w:pPr>
    </w:lvl>
    <w:lvl w:ilvl="7" w:tplc="2C0C0019" w:tentative="1">
      <w:start w:val="1"/>
      <w:numFmt w:val="lowerLetter"/>
      <w:lvlText w:val="%8."/>
      <w:lvlJc w:val="left"/>
      <w:pPr>
        <w:ind w:left="6470" w:hanging="360"/>
      </w:pPr>
    </w:lvl>
    <w:lvl w:ilvl="8" w:tplc="2C0C001B" w:tentative="1">
      <w:start w:val="1"/>
      <w:numFmt w:val="lowerRoman"/>
      <w:lvlText w:val="%9."/>
      <w:lvlJc w:val="right"/>
      <w:pPr>
        <w:ind w:left="7190" w:hanging="180"/>
      </w:pPr>
    </w:lvl>
  </w:abstractNum>
  <w:num w:numId="1" w16cid:durableId="788623045">
    <w:abstractNumId w:val="30"/>
  </w:num>
  <w:num w:numId="2" w16cid:durableId="1377269955">
    <w:abstractNumId w:val="36"/>
  </w:num>
  <w:num w:numId="3" w16cid:durableId="1736663605">
    <w:abstractNumId w:val="114"/>
  </w:num>
  <w:num w:numId="4" w16cid:durableId="628434839">
    <w:abstractNumId w:val="101"/>
  </w:num>
  <w:num w:numId="5" w16cid:durableId="729427731">
    <w:abstractNumId w:val="17"/>
  </w:num>
  <w:num w:numId="6" w16cid:durableId="2073574718">
    <w:abstractNumId w:val="18"/>
  </w:num>
  <w:num w:numId="7" w16cid:durableId="377821423">
    <w:abstractNumId w:val="46"/>
  </w:num>
  <w:num w:numId="8" w16cid:durableId="684329235">
    <w:abstractNumId w:val="35"/>
  </w:num>
  <w:num w:numId="9" w16cid:durableId="1463160299">
    <w:abstractNumId w:val="9"/>
  </w:num>
  <w:num w:numId="10" w16cid:durableId="445586352">
    <w:abstractNumId w:val="42"/>
  </w:num>
  <w:num w:numId="11" w16cid:durableId="494299478">
    <w:abstractNumId w:val="56"/>
  </w:num>
  <w:num w:numId="12" w16cid:durableId="1005742999">
    <w:abstractNumId w:val="70"/>
  </w:num>
  <w:num w:numId="13" w16cid:durableId="161548584">
    <w:abstractNumId w:val="88"/>
  </w:num>
  <w:num w:numId="14" w16cid:durableId="1359816131">
    <w:abstractNumId w:val="113"/>
  </w:num>
  <w:num w:numId="15" w16cid:durableId="1702630558">
    <w:abstractNumId w:val="16"/>
  </w:num>
  <w:num w:numId="16" w16cid:durableId="781725922">
    <w:abstractNumId w:val="58"/>
  </w:num>
  <w:num w:numId="17" w16cid:durableId="1311402165">
    <w:abstractNumId w:val="117"/>
  </w:num>
  <w:num w:numId="18" w16cid:durableId="1110929726">
    <w:abstractNumId w:val="94"/>
  </w:num>
  <w:num w:numId="19" w16cid:durableId="889803307">
    <w:abstractNumId w:val="44"/>
  </w:num>
  <w:num w:numId="20" w16cid:durableId="302346610">
    <w:abstractNumId w:val="55"/>
  </w:num>
  <w:num w:numId="21" w16cid:durableId="1163277534">
    <w:abstractNumId w:val="86"/>
  </w:num>
  <w:num w:numId="22" w16cid:durableId="608321748">
    <w:abstractNumId w:val="34"/>
  </w:num>
  <w:num w:numId="23" w16cid:durableId="1904950901">
    <w:abstractNumId w:val="65"/>
  </w:num>
  <w:num w:numId="24" w16cid:durableId="1131552144">
    <w:abstractNumId w:val="27"/>
  </w:num>
  <w:num w:numId="25" w16cid:durableId="1448232194">
    <w:abstractNumId w:val="13"/>
  </w:num>
  <w:num w:numId="26" w16cid:durableId="1488327322">
    <w:abstractNumId w:val="32"/>
  </w:num>
  <w:num w:numId="27" w16cid:durableId="557670489">
    <w:abstractNumId w:val="48"/>
  </w:num>
  <w:num w:numId="28" w16cid:durableId="907423444">
    <w:abstractNumId w:val="77"/>
  </w:num>
  <w:num w:numId="29" w16cid:durableId="1658875954">
    <w:abstractNumId w:val="93"/>
  </w:num>
  <w:num w:numId="30" w16cid:durableId="1899169415">
    <w:abstractNumId w:val="39"/>
  </w:num>
  <w:num w:numId="31" w16cid:durableId="130447819">
    <w:abstractNumId w:val="108"/>
  </w:num>
  <w:num w:numId="32" w16cid:durableId="295378692">
    <w:abstractNumId w:val="66"/>
  </w:num>
  <w:num w:numId="33" w16cid:durableId="41095784">
    <w:abstractNumId w:val="8"/>
  </w:num>
  <w:num w:numId="34" w16cid:durableId="1307973752">
    <w:abstractNumId w:val="102"/>
  </w:num>
  <w:num w:numId="35" w16cid:durableId="1500266844">
    <w:abstractNumId w:val="51"/>
  </w:num>
  <w:num w:numId="36" w16cid:durableId="1764573887">
    <w:abstractNumId w:val="118"/>
  </w:num>
  <w:num w:numId="37" w16cid:durableId="1352101673">
    <w:abstractNumId w:val="72"/>
  </w:num>
  <w:num w:numId="38" w16cid:durableId="388191654">
    <w:abstractNumId w:val="41"/>
  </w:num>
  <w:num w:numId="39" w16cid:durableId="1195119362">
    <w:abstractNumId w:val="73"/>
  </w:num>
  <w:num w:numId="40" w16cid:durableId="16011383">
    <w:abstractNumId w:val="79"/>
  </w:num>
  <w:num w:numId="41" w16cid:durableId="1167355992">
    <w:abstractNumId w:val="76"/>
  </w:num>
  <w:num w:numId="42" w16cid:durableId="1519924984">
    <w:abstractNumId w:val="109"/>
  </w:num>
  <w:num w:numId="43" w16cid:durableId="1718815254">
    <w:abstractNumId w:val="71"/>
  </w:num>
  <w:num w:numId="44" w16cid:durableId="292754089">
    <w:abstractNumId w:val="78"/>
  </w:num>
  <w:num w:numId="45" w16cid:durableId="485782946">
    <w:abstractNumId w:val="83"/>
  </w:num>
  <w:num w:numId="46" w16cid:durableId="2115635695">
    <w:abstractNumId w:val="10"/>
  </w:num>
  <w:num w:numId="47" w16cid:durableId="1961301677">
    <w:abstractNumId w:val="111"/>
  </w:num>
  <w:num w:numId="48" w16cid:durableId="92477102">
    <w:abstractNumId w:val="4"/>
  </w:num>
  <w:num w:numId="49" w16cid:durableId="1107459674">
    <w:abstractNumId w:val="107"/>
  </w:num>
  <w:num w:numId="50" w16cid:durableId="458763864">
    <w:abstractNumId w:val="0"/>
  </w:num>
  <w:num w:numId="51" w16cid:durableId="1758206444">
    <w:abstractNumId w:val="24"/>
  </w:num>
  <w:num w:numId="52" w16cid:durableId="1277250703">
    <w:abstractNumId w:val="49"/>
  </w:num>
  <w:num w:numId="53" w16cid:durableId="2113427650">
    <w:abstractNumId w:val="50"/>
  </w:num>
  <w:num w:numId="54" w16cid:durableId="1453742916">
    <w:abstractNumId w:val="110"/>
  </w:num>
  <w:num w:numId="55" w16cid:durableId="514999118">
    <w:abstractNumId w:val="85"/>
  </w:num>
  <w:num w:numId="56" w16cid:durableId="715006822">
    <w:abstractNumId w:val="90"/>
  </w:num>
  <w:num w:numId="57" w16cid:durableId="2071072683">
    <w:abstractNumId w:val="6"/>
  </w:num>
  <w:num w:numId="58" w16cid:durableId="143592922">
    <w:abstractNumId w:val="69"/>
  </w:num>
  <w:num w:numId="59" w16cid:durableId="1433355119">
    <w:abstractNumId w:val="59"/>
  </w:num>
  <w:num w:numId="60" w16cid:durableId="194465781">
    <w:abstractNumId w:val="95"/>
  </w:num>
  <w:num w:numId="61" w16cid:durableId="1653833346">
    <w:abstractNumId w:val="26"/>
  </w:num>
  <w:num w:numId="62" w16cid:durableId="1385719326">
    <w:abstractNumId w:val="12"/>
  </w:num>
  <w:num w:numId="63" w16cid:durableId="1392193190">
    <w:abstractNumId w:val="68"/>
  </w:num>
  <w:num w:numId="64" w16cid:durableId="449713215">
    <w:abstractNumId w:val="29"/>
  </w:num>
  <w:num w:numId="65" w16cid:durableId="1062829525">
    <w:abstractNumId w:val="84"/>
  </w:num>
  <w:num w:numId="66" w16cid:durableId="147290849">
    <w:abstractNumId w:val="7"/>
  </w:num>
  <w:num w:numId="67" w16cid:durableId="261032347">
    <w:abstractNumId w:val="115"/>
  </w:num>
  <w:num w:numId="68" w16cid:durableId="239337536">
    <w:abstractNumId w:val="96"/>
  </w:num>
  <w:num w:numId="69" w16cid:durableId="599214968">
    <w:abstractNumId w:val="14"/>
  </w:num>
  <w:num w:numId="70" w16cid:durableId="1421098833">
    <w:abstractNumId w:val="120"/>
  </w:num>
  <w:num w:numId="71" w16cid:durableId="230232968">
    <w:abstractNumId w:val="31"/>
  </w:num>
  <w:num w:numId="72" w16cid:durableId="2143037580">
    <w:abstractNumId w:val="1"/>
  </w:num>
  <w:num w:numId="73" w16cid:durableId="1773236302">
    <w:abstractNumId w:val="62"/>
  </w:num>
  <w:num w:numId="74" w16cid:durableId="1962302261">
    <w:abstractNumId w:val="103"/>
  </w:num>
  <w:num w:numId="75" w16cid:durableId="2119443062">
    <w:abstractNumId w:val="91"/>
  </w:num>
  <w:num w:numId="76" w16cid:durableId="436410483">
    <w:abstractNumId w:val="64"/>
  </w:num>
  <w:num w:numId="77" w16cid:durableId="1155486829">
    <w:abstractNumId w:val="67"/>
  </w:num>
  <w:num w:numId="78" w16cid:durableId="2072460625">
    <w:abstractNumId w:val="25"/>
  </w:num>
  <w:num w:numId="79" w16cid:durableId="1980377132">
    <w:abstractNumId w:val="23"/>
  </w:num>
  <w:num w:numId="80" w16cid:durableId="1513952220">
    <w:abstractNumId w:val="97"/>
  </w:num>
  <w:num w:numId="81" w16cid:durableId="1536498700">
    <w:abstractNumId w:val="63"/>
  </w:num>
  <w:num w:numId="82" w16cid:durableId="1690794859">
    <w:abstractNumId w:val="116"/>
  </w:num>
  <w:num w:numId="83" w16cid:durableId="307444676">
    <w:abstractNumId w:val="54"/>
  </w:num>
  <w:num w:numId="84" w16cid:durableId="1739553102">
    <w:abstractNumId w:val="81"/>
  </w:num>
  <w:num w:numId="85" w16cid:durableId="1800610793">
    <w:abstractNumId w:val="100"/>
  </w:num>
  <w:num w:numId="86" w16cid:durableId="964849686">
    <w:abstractNumId w:val="52"/>
  </w:num>
  <w:num w:numId="87" w16cid:durableId="563561959">
    <w:abstractNumId w:val="98"/>
  </w:num>
  <w:num w:numId="88" w16cid:durableId="1011183100">
    <w:abstractNumId w:val="61"/>
  </w:num>
  <w:num w:numId="89" w16cid:durableId="357246011">
    <w:abstractNumId w:val="33"/>
  </w:num>
  <w:num w:numId="90" w16cid:durableId="2137331989">
    <w:abstractNumId w:val="104"/>
  </w:num>
  <w:num w:numId="91" w16cid:durableId="485316351">
    <w:abstractNumId w:val="3"/>
  </w:num>
  <w:num w:numId="92" w16cid:durableId="1993217250">
    <w:abstractNumId w:val="112"/>
  </w:num>
  <w:num w:numId="93" w16cid:durableId="1884439283">
    <w:abstractNumId w:val="15"/>
  </w:num>
  <w:num w:numId="94" w16cid:durableId="1360740897">
    <w:abstractNumId w:val="43"/>
  </w:num>
  <w:num w:numId="95" w16cid:durableId="846404895">
    <w:abstractNumId w:val="80"/>
  </w:num>
  <w:num w:numId="96" w16cid:durableId="929891245">
    <w:abstractNumId w:val="57"/>
  </w:num>
  <w:num w:numId="97" w16cid:durableId="815028371">
    <w:abstractNumId w:val="106"/>
  </w:num>
  <w:num w:numId="98" w16cid:durableId="55319277">
    <w:abstractNumId w:val="89"/>
  </w:num>
  <w:num w:numId="99" w16cid:durableId="988359301">
    <w:abstractNumId w:val="87"/>
  </w:num>
  <w:num w:numId="100" w16cid:durableId="764617717">
    <w:abstractNumId w:val="53"/>
  </w:num>
  <w:num w:numId="101" w16cid:durableId="1551526754">
    <w:abstractNumId w:val="105"/>
  </w:num>
  <w:num w:numId="102" w16cid:durableId="1950235106">
    <w:abstractNumId w:val="75"/>
  </w:num>
  <w:num w:numId="103" w16cid:durableId="1630666990">
    <w:abstractNumId w:val="99"/>
  </w:num>
  <w:num w:numId="104" w16cid:durableId="1311053307">
    <w:abstractNumId w:val="5"/>
  </w:num>
  <w:num w:numId="105" w16cid:durableId="1786001463">
    <w:abstractNumId w:val="11"/>
  </w:num>
  <w:num w:numId="106" w16cid:durableId="753670922">
    <w:abstractNumId w:val="19"/>
  </w:num>
  <w:num w:numId="107" w16cid:durableId="1768886731">
    <w:abstractNumId w:val="45"/>
  </w:num>
  <w:num w:numId="108" w16cid:durableId="2098212890">
    <w:abstractNumId w:val="92"/>
  </w:num>
  <w:num w:numId="109" w16cid:durableId="1221134598">
    <w:abstractNumId w:val="74"/>
  </w:num>
  <w:num w:numId="110" w16cid:durableId="2050955829">
    <w:abstractNumId w:val="38"/>
  </w:num>
  <w:num w:numId="111" w16cid:durableId="1151747420">
    <w:abstractNumId w:val="47"/>
  </w:num>
  <w:num w:numId="112" w16cid:durableId="2069840650">
    <w:abstractNumId w:val="22"/>
  </w:num>
  <w:num w:numId="113" w16cid:durableId="591165468">
    <w:abstractNumId w:val="37"/>
  </w:num>
  <w:num w:numId="114" w16cid:durableId="787356083">
    <w:abstractNumId w:val="20"/>
  </w:num>
  <w:num w:numId="115" w16cid:durableId="125320620">
    <w:abstractNumId w:val="119"/>
  </w:num>
  <w:num w:numId="116" w16cid:durableId="1130393383">
    <w:abstractNumId w:val="60"/>
  </w:num>
  <w:num w:numId="117" w16cid:durableId="1559828400">
    <w:abstractNumId w:val="21"/>
  </w:num>
  <w:num w:numId="118" w16cid:durableId="1321612915">
    <w:abstractNumId w:val="2"/>
  </w:num>
  <w:num w:numId="119" w16cid:durableId="525488862">
    <w:abstractNumId w:val="28"/>
  </w:num>
  <w:num w:numId="120" w16cid:durableId="1247572324">
    <w:abstractNumId w:val="82"/>
  </w:num>
  <w:num w:numId="121" w16cid:durableId="674041278">
    <w:abstractNumId w:val="40"/>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AA0"/>
    <w:rsid w:val="00006307"/>
    <w:rsid w:val="00006420"/>
    <w:rsid w:val="00012C8F"/>
    <w:rsid w:val="00032889"/>
    <w:rsid w:val="00033A98"/>
    <w:rsid w:val="000355FF"/>
    <w:rsid w:val="00036228"/>
    <w:rsid w:val="00044A63"/>
    <w:rsid w:val="00045A56"/>
    <w:rsid w:val="0005089D"/>
    <w:rsid w:val="000542BF"/>
    <w:rsid w:val="00055BAC"/>
    <w:rsid w:val="00057CFA"/>
    <w:rsid w:val="000617D4"/>
    <w:rsid w:val="0006388A"/>
    <w:rsid w:val="0006674F"/>
    <w:rsid w:val="000722D5"/>
    <w:rsid w:val="000775D2"/>
    <w:rsid w:val="000776BB"/>
    <w:rsid w:val="0008610D"/>
    <w:rsid w:val="00095E27"/>
    <w:rsid w:val="000A5746"/>
    <w:rsid w:val="000A75AD"/>
    <w:rsid w:val="000B0583"/>
    <w:rsid w:val="000B4E47"/>
    <w:rsid w:val="000B685E"/>
    <w:rsid w:val="000C5CD5"/>
    <w:rsid w:val="000D0CB3"/>
    <w:rsid w:val="000D1CF4"/>
    <w:rsid w:val="000D41B0"/>
    <w:rsid w:val="000D56FA"/>
    <w:rsid w:val="00102DE3"/>
    <w:rsid w:val="001033B1"/>
    <w:rsid w:val="0010472A"/>
    <w:rsid w:val="00110A36"/>
    <w:rsid w:val="00112714"/>
    <w:rsid w:val="001129FB"/>
    <w:rsid w:val="0012138C"/>
    <w:rsid w:val="00122259"/>
    <w:rsid w:val="00124150"/>
    <w:rsid w:val="00124523"/>
    <w:rsid w:val="001272F8"/>
    <w:rsid w:val="00134471"/>
    <w:rsid w:val="001401BE"/>
    <w:rsid w:val="00143534"/>
    <w:rsid w:val="001439D2"/>
    <w:rsid w:val="001449DE"/>
    <w:rsid w:val="001563B7"/>
    <w:rsid w:val="00160A08"/>
    <w:rsid w:val="00161205"/>
    <w:rsid w:val="0016231D"/>
    <w:rsid w:val="00162525"/>
    <w:rsid w:val="001647C7"/>
    <w:rsid w:val="00174ACA"/>
    <w:rsid w:val="00181A53"/>
    <w:rsid w:val="00191DD8"/>
    <w:rsid w:val="001A3838"/>
    <w:rsid w:val="001A46C1"/>
    <w:rsid w:val="001B4A39"/>
    <w:rsid w:val="001C496E"/>
    <w:rsid w:val="001C7DB2"/>
    <w:rsid w:val="001D0655"/>
    <w:rsid w:val="001D0F7E"/>
    <w:rsid w:val="001D4CFD"/>
    <w:rsid w:val="001D521A"/>
    <w:rsid w:val="001E739A"/>
    <w:rsid w:val="001F0885"/>
    <w:rsid w:val="001F25E0"/>
    <w:rsid w:val="001F2BA7"/>
    <w:rsid w:val="001F39C8"/>
    <w:rsid w:val="001F54C3"/>
    <w:rsid w:val="001F62BD"/>
    <w:rsid w:val="001F7A53"/>
    <w:rsid w:val="00202871"/>
    <w:rsid w:val="002075F8"/>
    <w:rsid w:val="00211F3E"/>
    <w:rsid w:val="0021304C"/>
    <w:rsid w:val="00215B81"/>
    <w:rsid w:val="00221A70"/>
    <w:rsid w:val="00224B78"/>
    <w:rsid w:val="00233024"/>
    <w:rsid w:val="00233537"/>
    <w:rsid w:val="0023510F"/>
    <w:rsid w:val="00237E71"/>
    <w:rsid w:val="002415EA"/>
    <w:rsid w:val="00241CF7"/>
    <w:rsid w:val="002433CD"/>
    <w:rsid w:val="00253D6D"/>
    <w:rsid w:val="00254748"/>
    <w:rsid w:val="00255D7C"/>
    <w:rsid w:val="00257D54"/>
    <w:rsid w:val="00261181"/>
    <w:rsid w:val="00261C88"/>
    <w:rsid w:val="00261F4D"/>
    <w:rsid w:val="002636E3"/>
    <w:rsid w:val="00267FFD"/>
    <w:rsid w:val="002711F5"/>
    <w:rsid w:val="00276D54"/>
    <w:rsid w:val="00280F04"/>
    <w:rsid w:val="00281E0F"/>
    <w:rsid w:val="002826F0"/>
    <w:rsid w:val="00284A90"/>
    <w:rsid w:val="00291BB1"/>
    <w:rsid w:val="002925DF"/>
    <w:rsid w:val="00295BB3"/>
    <w:rsid w:val="00297833"/>
    <w:rsid w:val="00297BE0"/>
    <w:rsid w:val="002A54F7"/>
    <w:rsid w:val="002A5DD6"/>
    <w:rsid w:val="002A690C"/>
    <w:rsid w:val="002B0B85"/>
    <w:rsid w:val="002B3E30"/>
    <w:rsid w:val="002B3F50"/>
    <w:rsid w:val="002B5441"/>
    <w:rsid w:val="002C04EB"/>
    <w:rsid w:val="002C0727"/>
    <w:rsid w:val="002D57D8"/>
    <w:rsid w:val="002E0028"/>
    <w:rsid w:val="002E148A"/>
    <w:rsid w:val="002E315C"/>
    <w:rsid w:val="002E49C8"/>
    <w:rsid w:val="002E6462"/>
    <w:rsid w:val="002E6A41"/>
    <w:rsid w:val="002F073F"/>
    <w:rsid w:val="002F0C1B"/>
    <w:rsid w:val="002F1126"/>
    <w:rsid w:val="002F7270"/>
    <w:rsid w:val="002F75C2"/>
    <w:rsid w:val="00301703"/>
    <w:rsid w:val="0031052E"/>
    <w:rsid w:val="00310E7D"/>
    <w:rsid w:val="003113C6"/>
    <w:rsid w:val="003201E0"/>
    <w:rsid w:val="00320885"/>
    <w:rsid w:val="00321B0D"/>
    <w:rsid w:val="00326CEB"/>
    <w:rsid w:val="0033184F"/>
    <w:rsid w:val="00334116"/>
    <w:rsid w:val="003341D9"/>
    <w:rsid w:val="00334B31"/>
    <w:rsid w:val="00334E97"/>
    <w:rsid w:val="003355D0"/>
    <w:rsid w:val="003407EA"/>
    <w:rsid w:val="003419F2"/>
    <w:rsid w:val="00341B7D"/>
    <w:rsid w:val="00346BE8"/>
    <w:rsid w:val="00347E11"/>
    <w:rsid w:val="00350744"/>
    <w:rsid w:val="00351AC6"/>
    <w:rsid w:val="00362082"/>
    <w:rsid w:val="00362BB6"/>
    <w:rsid w:val="00372C1E"/>
    <w:rsid w:val="00372F95"/>
    <w:rsid w:val="003741A7"/>
    <w:rsid w:val="00391293"/>
    <w:rsid w:val="0039170E"/>
    <w:rsid w:val="0039200F"/>
    <w:rsid w:val="003972F8"/>
    <w:rsid w:val="003A0A5A"/>
    <w:rsid w:val="003B0D95"/>
    <w:rsid w:val="003B0F73"/>
    <w:rsid w:val="003B2844"/>
    <w:rsid w:val="003B3B15"/>
    <w:rsid w:val="003C3930"/>
    <w:rsid w:val="003D6043"/>
    <w:rsid w:val="003D6289"/>
    <w:rsid w:val="003E4A90"/>
    <w:rsid w:val="003E6E3C"/>
    <w:rsid w:val="003F5AC1"/>
    <w:rsid w:val="003F64C8"/>
    <w:rsid w:val="003F6948"/>
    <w:rsid w:val="003F6F5D"/>
    <w:rsid w:val="003F74DC"/>
    <w:rsid w:val="0041036F"/>
    <w:rsid w:val="00413317"/>
    <w:rsid w:val="00422FC7"/>
    <w:rsid w:val="0042639B"/>
    <w:rsid w:val="00426C24"/>
    <w:rsid w:val="0043120C"/>
    <w:rsid w:val="00432591"/>
    <w:rsid w:val="00432881"/>
    <w:rsid w:val="00434791"/>
    <w:rsid w:val="00457E23"/>
    <w:rsid w:val="004809A9"/>
    <w:rsid w:val="00482829"/>
    <w:rsid w:val="00482C18"/>
    <w:rsid w:val="004848F3"/>
    <w:rsid w:val="00490D7F"/>
    <w:rsid w:val="004920B6"/>
    <w:rsid w:val="00494D22"/>
    <w:rsid w:val="0049777D"/>
    <w:rsid w:val="004A159F"/>
    <w:rsid w:val="004A3165"/>
    <w:rsid w:val="004A3E80"/>
    <w:rsid w:val="004A5532"/>
    <w:rsid w:val="004C05C5"/>
    <w:rsid w:val="004C155A"/>
    <w:rsid w:val="004C4381"/>
    <w:rsid w:val="004C4612"/>
    <w:rsid w:val="004C5AA7"/>
    <w:rsid w:val="004C6D41"/>
    <w:rsid w:val="004C76BF"/>
    <w:rsid w:val="004C7C7B"/>
    <w:rsid w:val="004D304B"/>
    <w:rsid w:val="004D52A4"/>
    <w:rsid w:val="004D782E"/>
    <w:rsid w:val="004E5028"/>
    <w:rsid w:val="004F1CCF"/>
    <w:rsid w:val="004F4FD1"/>
    <w:rsid w:val="004F54EA"/>
    <w:rsid w:val="005002F2"/>
    <w:rsid w:val="00513001"/>
    <w:rsid w:val="0051313E"/>
    <w:rsid w:val="00513910"/>
    <w:rsid w:val="00524EFE"/>
    <w:rsid w:val="00533E97"/>
    <w:rsid w:val="0053534A"/>
    <w:rsid w:val="00541389"/>
    <w:rsid w:val="005413FF"/>
    <w:rsid w:val="00541FD4"/>
    <w:rsid w:val="00544ED8"/>
    <w:rsid w:val="005517F0"/>
    <w:rsid w:val="005532A4"/>
    <w:rsid w:val="0055366A"/>
    <w:rsid w:val="005543EE"/>
    <w:rsid w:val="00557749"/>
    <w:rsid w:val="00562C08"/>
    <w:rsid w:val="00566B62"/>
    <w:rsid w:val="005705DB"/>
    <w:rsid w:val="00570F48"/>
    <w:rsid w:val="005829D9"/>
    <w:rsid w:val="005866BD"/>
    <w:rsid w:val="00596527"/>
    <w:rsid w:val="005A2FB9"/>
    <w:rsid w:val="005A3CF4"/>
    <w:rsid w:val="005A778F"/>
    <w:rsid w:val="005B25F8"/>
    <w:rsid w:val="005B5462"/>
    <w:rsid w:val="005B6872"/>
    <w:rsid w:val="005B6B28"/>
    <w:rsid w:val="005C30E4"/>
    <w:rsid w:val="005C4B23"/>
    <w:rsid w:val="005C4C41"/>
    <w:rsid w:val="005E1AB3"/>
    <w:rsid w:val="005E40E0"/>
    <w:rsid w:val="005F08E4"/>
    <w:rsid w:val="005F625F"/>
    <w:rsid w:val="00600F91"/>
    <w:rsid w:val="0060357A"/>
    <w:rsid w:val="00612279"/>
    <w:rsid w:val="006131DC"/>
    <w:rsid w:val="00616351"/>
    <w:rsid w:val="006219E5"/>
    <w:rsid w:val="00623674"/>
    <w:rsid w:val="00624BE1"/>
    <w:rsid w:val="00625590"/>
    <w:rsid w:val="00625F70"/>
    <w:rsid w:val="0063170B"/>
    <w:rsid w:val="00637687"/>
    <w:rsid w:val="006401D9"/>
    <w:rsid w:val="00644A58"/>
    <w:rsid w:val="00646888"/>
    <w:rsid w:val="00650B7D"/>
    <w:rsid w:val="00651DE0"/>
    <w:rsid w:val="006601E4"/>
    <w:rsid w:val="00663C0E"/>
    <w:rsid w:val="00665B3D"/>
    <w:rsid w:val="00665DCB"/>
    <w:rsid w:val="00672160"/>
    <w:rsid w:val="00672C06"/>
    <w:rsid w:val="00675AAC"/>
    <w:rsid w:val="0069027F"/>
    <w:rsid w:val="006922E8"/>
    <w:rsid w:val="006A1238"/>
    <w:rsid w:val="006A3185"/>
    <w:rsid w:val="006A340C"/>
    <w:rsid w:val="006B2A0C"/>
    <w:rsid w:val="006B5D2A"/>
    <w:rsid w:val="006B63DA"/>
    <w:rsid w:val="006B6DB6"/>
    <w:rsid w:val="006B7158"/>
    <w:rsid w:val="006C67F2"/>
    <w:rsid w:val="006D21B9"/>
    <w:rsid w:val="006E28E5"/>
    <w:rsid w:val="006E7B93"/>
    <w:rsid w:val="006E7F29"/>
    <w:rsid w:val="0070553D"/>
    <w:rsid w:val="00707BB8"/>
    <w:rsid w:val="0071099A"/>
    <w:rsid w:val="00714C78"/>
    <w:rsid w:val="007208B3"/>
    <w:rsid w:val="0072122A"/>
    <w:rsid w:val="00722873"/>
    <w:rsid w:val="00723345"/>
    <w:rsid w:val="00741AA0"/>
    <w:rsid w:val="00743F8B"/>
    <w:rsid w:val="00746495"/>
    <w:rsid w:val="0074764D"/>
    <w:rsid w:val="007563C7"/>
    <w:rsid w:val="00757FA2"/>
    <w:rsid w:val="00760CBA"/>
    <w:rsid w:val="0076257E"/>
    <w:rsid w:val="00767CC7"/>
    <w:rsid w:val="00773506"/>
    <w:rsid w:val="00784C84"/>
    <w:rsid w:val="00785FDA"/>
    <w:rsid w:val="00786D0F"/>
    <w:rsid w:val="007A3540"/>
    <w:rsid w:val="007A666A"/>
    <w:rsid w:val="007B012A"/>
    <w:rsid w:val="007B0B39"/>
    <w:rsid w:val="007B67F9"/>
    <w:rsid w:val="007B6E1D"/>
    <w:rsid w:val="007B7347"/>
    <w:rsid w:val="007C28E2"/>
    <w:rsid w:val="007C3679"/>
    <w:rsid w:val="007D2553"/>
    <w:rsid w:val="007D26DE"/>
    <w:rsid w:val="007D4C06"/>
    <w:rsid w:val="007E74C7"/>
    <w:rsid w:val="007F1635"/>
    <w:rsid w:val="007F3492"/>
    <w:rsid w:val="007F6186"/>
    <w:rsid w:val="007F7A16"/>
    <w:rsid w:val="007F7DA9"/>
    <w:rsid w:val="00801855"/>
    <w:rsid w:val="008019DB"/>
    <w:rsid w:val="00801D0F"/>
    <w:rsid w:val="00801E2E"/>
    <w:rsid w:val="00802341"/>
    <w:rsid w:val="00802C08"/>
    <w:rsid w:val="008031D6"/>
    <w:rsid w:val="00835FB8"/>
    <w:rsid w:val="00837173"/>
    <w:rsid w:val="008403A9"/>
    <w:rsid w:val="00840483"/>
    <w:rsid w:val="00846D63"/>
    <w:rsid w:val="00850734"/>
    <w:rsid w:val="00850D2B"/>
    <w:rsid w:val="00851B73"/>
    <w:rsid w:val="00852A42"/>
    <w:rsid w:val="00856600"/>
    <w:rsid w:val="00861ABB"/>
    <w:rsid w:val="0086494E"/>
    <w:rsid w:val="008746F5"/>
    <w:rsid w:val="00875EF4"/>
    <w:rsid w:val="008770D3"/>
    <w:rsid w:val="00877351"/>
    <w:rsid w:val="00877A5B"/>
    <w:rsid w:val="00881A4E"/>
    <w:rsid w:val="00896D4F"/>
    <w:rsid w:val="008A4943"/>
    <w:rsid w:val="008A5AEB"/>
    <w:rsid w:val="008C02B9"/>
    <w:rsid w:val="008C5D3F"/>
    <w:rsid w:val="008D19E9"/>
    <w:rsid w:val="008D2BE7"/>
    <w:rsid w:val="008D2FB1"/>
    <w:rsid w:val="008D31D1"/>
    <w:rsid w:val="008D5A9C"/>
    <w:rsid w:val="008E2A88"/>
    <w:rsid w:val="008E6C0D"/>
    <w:rsid w:val="008F6A48"/>
    <w:rsid w:val="0090384A"/>
    <w:rsid w:val="0090625D"/>
    <w:rsid w:val="00913E2A"/>
    <w:rsid w:val="00915DC1"/>
    <w:rsid w:val="00917C95"/>
    <w:rsid w:val="009228EB"/>
    <w:rsid w:val="00922C06"/>
    <w:rsid w:val="00923999"/>
    <w:rsid w:val="00924470"/>
    <w:rsid w:val="0093206F"/>
    <w:rsid w:val="009335F1"/>
    <w:rsid w:val="00934519"/>
    <w:rsid w:val="009351EC"/>
    <w:rsid w:val="0094164F"/>
    <w:rsid w:val="00944662"/>
    <w:rsid w:val="009462E6"/>
    <w:rsid w:val="00946A47"/>
    <w:rsid w:val="009509E1"/>
    <w:rsid w:val="009603C4"/>
    <w:rsid w:val="00961CD6"/>
    <w:rsid w:val="009629CD"/>
    <w:rsid w:val="0096374B"/>
    <w:rsid w:val="00966B0C"/>
    <w:rsid w:val="0096765A"/>
    <w:rsid w:val="00972840"/>
    <w:rsid w:val="00972A79"/>
    <w:rsid w:val="00984CCE"/>
    <w:rsid w:val="00987CAA"/>
    <w:rsid w:val="009917DD"/>
    <w:rsid w:val="00992522"/>
    <w:rsid w:val="009928E2"/>
    <w:rsid w:val="00993F50"/>
    <w:rsid w:val="00996043"/>
    <w:rsid w:val="009A356C"/>
    <w:rsid w:val="009B0D2C"/>
    <w:rsid w:val="009B0F10"/>
    <w:rsid w:val="009B17E0"/>
    <w:rsid w:val="009B3F61"/>
    <w:rsid w:val="009B713A"/>
    <w:rsid w:val="009B7735"/>
    <w:rsid w:val="009B7EB0"/>
    <w:rsid w:val="009C569E"/>
    <w:rsid w:val="009C5B20"/>
    <w:rsid w:val="009C6758"/>
    <w:rsid w:val="009D0E57"/>
    <w:rsid w:val="00A01856"/>
    <w:rsid w:val="00A04BAC"/>
    <w:rsid w:val="00A115FC"/>
    <w:rsid w:val="00A125EB"/>
    <w:rsid w:val="00A12813"/>
    <w:rsid w:val="00A12A27"/>
    <w:rsid w:val="00A13CA8"/>
    <w:rsid w:val="00A1720A"/>
    <w:rsid w:val="00A23A4B"/>
    <w:rsid w:val="00A23FB5"/>
    <w:rsid w:val="00A26FF1"/>
    <w:rsid w:val="00A274D4"/>
    <w:rsid w:val="00A310E0"/>
    <w:rsid w:val="00A35707"/>
    <w:rsid w:val="00A403B1"/>
    <w:rsid w:val="00A41123"/>
    <w:rsid w:val="00A41EC8"/>
    <w:rsid w:val="00A45F34"/>
    <w:rsid w:val="00A467CF"/>
    <w:rsid w:val="00A472F5"/>
    <w:rsid w:val="00A51208"/>
    <w:rsid w:val="00A62E55"/>
    <w:rsid w:val="00A64480"/>
    <w:rsid w:val="00A65F4C"/>
    <w:rsid w:val="00A71B14"/>
    <w:rsid w:val="00A72D17"/>
    <w:rsid w:val="00A75A14"/>
    <w:rsid w:val="00A84370"/>
    <w:rsid w:val="00A865CA"/>
    <w:rsid w:val="00A87C2A"/>
    <w:rsid w:val="00A90A30"/>
    <w:rsid w:val="00A9141D"/>
    <w:rsid w:val="00A93292"/>
    <w:rsid w:val="00A9495A"/>
    <w:rsid w:val="00A95A45"/>
    <w:rsid w:val="00A974B5"/>
    <w:rsid w:val="00AA01AD"/>
    <w:rsid w:val="00AA4E1D"/>
    <w:rsid w:val="00AA53BE"/>
    <w:rsid w:val="00AA6E2C"/>
    <w:rsid w:val="00AB08A2"/>
    <w:rsid w:val="00AB0C36"/>
    <w:rsid w:val="00AC140F"/>
    <w:rsid w:val="00AC2A04"/>
    <w:rsid w:val="00AC709D"/>
    <w:rsid w:val="00AD350F"/>
    <w:rsid w:val="00AE298C"/>
    <w:rsid w:val="00AF44CB"/>
    <w:rsid w:val="00AF54F7"/>
    <w:rsid w:val="00AF5F09"/>
    <w:rsid w:val="00AF7D3D"/>
    <w:rsid w:val="00B01AD8"/>
    <w:rsid w:val="00B04FDC"/>
    <w:rsid w:val="00B059E5"/>
    <w:rsid w:val="00B103AC"/>
    <w:rsid w:val="00B17E58"/>
    <w:rsid w:val="00B22C77"/>
    <w:rsid w:val="00B2357C"/>
    <w:rsid w:val="00B23799"/>
    <w:rsid w:val="00B243BC"/>
    <w:rsid w:val="00B26152"/>
    <w:rsid w:val="00B27432"/>
    <w:rsid w:val="00B32402"/>
    <w:rsid w:val="00B33766"/>
    <w:rsid w:val="00B33AD2"/>
    <w:rsid w:val="00B35C1F"/>
    <w:rsid w:val="00B3626A"/>
    <w:rsid w:val="00B43528"/>
    <w:rsid w:val="00B438FC"/>
    <w:rsid w:val="00B46853"/>
    <w:rsid w:val="00B478B9"/>
    <w:rsid w:val="00B50B37"/>
    <w:rsid w:val="00B54BA7"/>
    <w:rsid w:val="00B55048"/>
    <w:rsid w:val="00B566D0"/>
    <w:rsid w:val="00B60B0E"/>
    <w:rsid w:val="00B67200"/>
    <w:rsid w:val="00B71946"/>
    <w:rsid w:val="00B72DCC"/>
    <w:rsid w:val="00B743F2"/>
    <w:rsid w:val="00B77B4B"/>
    <w:rsid w:val="00B826FA"/>
    <w:rsid w:val="00B8692A"/>
    <w:rsid w:val="00B92757"/>
    <w:rsid w:val="00B9300C"/>
    <w:rsid w:val="00B94D85"/>
    <w:rsid w:val="00B97D89"/>
    <w:rsid w:val="00BA06A9"/>
    <w:rsid w:val="00BA1B8E"/>
    <w:rsid w:val="00BA23E3"/>
    <w:rsid w:val="00BA410F"/>
    <w:rsid w:val="00BA4E30"/>
    <w:rsid w:val="00BB1005"/>
    <w:rsid w:val="00BB44B6"/>
    <w:rsid w:val="00BB516A"/>
    <w:rsid w:val="00BB7433"/>
    <w:rsid w:val="00BC2518"/>
    <w:rsid w:val="00BC33D6"/>
    <w:rsid w:val="00BC501D"/>
    <w:rsid w:val="00BD1188"/>
    <w:rsid w:val="00BD221A"/>
    <w:rsid w:val="00BD238C"/>
    <w:rsid w:val="00BD7D37"/>
    <w:rsid w:val="00BE3780"/>
    <w:rsid w:val="00BE4396"/>
    <w:rsid w:val="00BF0B94"/>
    <w:rsid w:val="00BF4F1E"/>
    <w:rsid w:val="00BF6268"/>
    <w:rsid w:val="00BF75F4"/>
    <w:rsid w:val="00C03566"/>
    <w:rsid w:val="00C0765B"/>
    <w:rsid w:val="00C10C18"/>
    <w:rsid w:val="00C11FDD"/>
    <w:rsid w:val="00C21597"/>
    <w:rsid w:val="00C22CF4"/>
    <w:rsid w:val="00C23467"/>
    <w:rsid w:val="00C309E7"/>
    <w:rsid w:val="00C31FA9"/>
    <w:rsid w:val="00C36734"/>
    <w:rsid w:val="00C36DAF"/>
    <w:rsid w:val="00C42082"/>
    <w:rsid w:val="00C43EC8"/>
    <w:rsid w:val="00C479A5"/>
    <w:rsid w:val="00C50501"/>
    <w:rsid w:val="00C549A3"/>
    <w:rsid w:val="00C61D2F"/>
    <w:rsid w:val="00C64EDD"/>
    <w:rsid w:val="00C653B9"/>
    <w:rsid w:val="00C65CC8"/>
    <w:rsid w:val="00C77A8F"/>
    <w:rsid w:val="00C87428"/>
    <w:rsid w:val="00C90655"/>
    <w:rsid w:val="00CA1E50"/>
    <w:rsid w:val="00CA207C"/>
    <w:rsid w:val="00CA2395"/>
    <w:rsid w:val="00CA352F"/>
    <w:rsid w:val="00CA5DDD"/>
    <w:rsid w:val="00CB0349"/>
    <w:rsid w:val="00CB0385"/>
    <w:rsid w:val="00CB44EA"/>
    <w:rsid w:val="00CD042B"/>
    <w:rsid w:val="00CE4CF6"/>
    <w:rsid w:val="00CE61FA"/>
    <w:rsid w:val="00CF1269"/>
    <w:rsid w:val="00CF1968"/>
    <w:rsid w:val="00CF60A3"/>
    <w:rsid w:val="00D00D4F"/>
    <w:rsid w:val="00D01B83"/>
    <w:rsid w:val="00D04561"/>
    <w:rsid w:val="00D12836"/>
    <w:rsid w:val="00D16ECC"/>
    <w:rsid w:val="00D201A6"/>
    <w:rsid w:val="00D2214C"/>
    <w:rsid w:val="00D2222F"/>
    <w:rsid w:val="00D31DBE"/>
    <w:rsid w:val="00D34819"/>
    <w:rsid w:val="00D348C2"/>
    <w:rsid w:val="00D3517C"/>
    <w:rsid w:val="00D358BB"/>
    <w:rsid w:val="00D37C5B"/>
    <w:rsid w:val="00D41339"/>
    <w:rsid w:val="00D452E9"/>
    <w:rsid w:val="00D47CE3"/>
    <w:rsid w:val="00D517B2"/>
    <w:rsid w:val="00D56841"/>
    <w:rsid w:val="00D64A26"/>
    <w:rsid w:val="00D67021"/>
    <w:rsid w:val="00D72EE9"/>
    <w:rsid w:val="00D77323"/>
    <w:rsid w:val="00D84B08"/>
    <w:rsid w:val="00D87A06"/>
    <w:rsid w:val="00D87F3C"/>
    <w:rsid w:val="00D96F2A"/>
    <w:rsid w:val="00DA4294"/>
    <w:rsid w:val="00DA5E43"/>
    <w:rsid w:val="00DA6CD3"/>
    <w:rsid w:val="00DA76F3"/>
    <w:rsid w:val="00DB2AFD"/>
    <w:rsid w:val="00DB2F9D"/>
    <w:rsid w:val="00DB58EC"/>
    <w:rsid w:val="00DD00B5"/>
    <w:rsid w:val="00DD6425"/>
    <w:rsid w:val="00DD7534"/>
    <w:rsid w:val="00DE10E1"/>
    <w:rsid w:val="00DE1CB5"/>
    <w:rsid w:val="00DF6260"/>
    <w:rsid w:val="00DF6E48"/>
    <w:rsid w:val="00DF7F24"/>
    <w:rsid w:val="00E041D3"/>
    <w:rsid w:val="00E0427A"/>
    <w:rsid w:val="00E0472E"/>
    <w:rsid w:val="00E10717"/>
    <w:rsid w:val="00E10838"/>
    <w:rsid w:val="00E11BED"/>
    <w:rsid w:val="00E13AEF"/>
    <w:rsid w:val="00E13BDB"/>
    <w:rsid w:val="00E23C06"/>
    <w:rsid w:val="00E31C92"/>
    <w:rsid w:val="00E3284E"/>
    <w:rsid w:val="00E3482A"/>
    <w:rsid w:val="00E37C2D"/>
    <w:rsid w:val="00E407F2"/>
    <w:rsid w:val="00E42032"/>
    <w:rsid w:val="00E42F2C"/>
    <w:rsid w:val="00E51CEF"/>
    <w:rsid w:val="00E535F2"/>
    <w:rsid w:val="00E54924"/>
    <w:rsid w:val="00E6527D"/>
    <w:rsid w:val="00E733D1"/>
    <w:rsid w:val="00E82287"/>
    <w:rsid w:val="00E82A61"/>
    <w:rsid w:val="00E82DF5"/>
    <w:rsid w:val="00E85C6C"/>
    <w:rsid w:val="00E8722D"/>
    <w:rsid w:val="00E874C8"/>
    <w:rsid w:val="00E924FD"/>
    <w:rsid w:val="00E92A2F"/>
    <w:rsid w:val="00E9669B"/>
    <w:rsid w:val="00EA26D1"/>
    <w:rsid w:val="00EB177A"/>
    <w:rsid w:val="00EB43CA"/>
    <w:rsid w:val="00EB73AE"/>
    <w:rsid w:val="00EE1C5E"/>
    <w:rsid w:val="00EE2DD8"/>
    <w:rsid w:val="00EE5148"/>
    <w:rsid w:val="00EE5FF5"/>
    <w:rsid w:val="00EF013D"/>
    <w:rsid w:val="00F07112"/>
    <w:rsid w:val="00F15D0D"/>
    <w:rsid w:val="00F16652"/>
    <w:rsid w:val="00F17FF8"/>
    <w:rsid w:val="00F204CC"/>
    <w:rsid w:val="00F2173B"/>
    <w:rsid w:val="00F2367A"/>
    <w:rsid w:val="00F33E34"/>
    <w:rsid w:val="00F36E27"/>
    <w:rsid w:val="00F36F26"/>
    <w:rsid w:val="00F53D87"/>
    <w:rsid w:val="00F54186"/>
    <w:rsid w:val="00F6552B"/>
    <w:rsid w:val="00F65803"/>
    <w:rsid w:val="00F71CA0"/>
    <w:rsid w:val="00F71E7E"/>
    <w:rsid w:val="00F84BF1"/>
    <w:rsid w:val="00F97183"/>
    <w:rsid w:val="00F97C8B"/>
    <w:rsid w:val="00FA09DD"/>
    <w:rsid w:val="00FA52E8"/>
    <w:rsid w:val="00FA53EB"/>
    <w:rsid w:val="00FA5BE3"/>
    <w:rsid w:val="00FA75BB"/>
    <w:rsid w:val="00FB6E55"/>
    <w:rsid w:val="00FB6F54"/>
    <w:rsid w:val="00FC1210"/>
    <w:rsid w:val="00FC190E"/>
    <w:rsid w:val="00FC331A"/>
    <w:rsid w:val="00FC3E54"/>
    <w:rsid w:val="00FC4BDC"/>
    <w:rsid w:val="00FC6E65"/>
    <w:rsid w:val="00FC6FD3"/>
    <w:rsid w:val="00FD093E"/>
    <w:rsid w:val="00FD3C33"/>
    <w:rsid w:val="00FD7907"/>
    <w:rsid w:val="00FD79E2"/>
    <w:rsid w:val="00FE2C3B"/>
    <w:rsid w:val="00FF10AA"/>
    <w:rsid w:val="00FF3D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1F362"/>
  <w15:chartTrackingRefBased/>
  <w15:docId w15:val="{141C7A1D-08A2-443C-AECF-C92B84B0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F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AB3"/>
  </w:style>
  <w:style w:type="paragraph" w:styleId="Titre1">
    <w:name w:val="heading 1"/>
    <w:basedOn w:val="Normal"/>
    <w:next w:val="Normal"/>
    <w:link w:val="Titre1Car"/>
    <w:uiPriority w:val="9"/>
    <w:qFormat/>
    <w:rsid w:val="0012138C"/>
    <w:pPr>
      <w:keepNext/>
      <w:keepLines/>
      <w:spacing w:before="320" w:after="80" w:line="360" w:lineRule="auto"/>
      <w:jc w:val="both"/>
      <w:outlineLvl w:val="0"/>
    </w:pPr>
    <w:rPr>
      <w:rFonts w:ascii="Times New Roman" w:eastAsiaTheme="majorEastAsia" w:hAnsi="Times New Roman" w:cs="Times New Roman"/>
      <w:b/>
      <w:noProof/>
      <w:sz w:val="24"/>
      <w:szCs w:val="40"/>
      <w:lang w:eastAsia="fr-FR"/>
    </w:rPr>
  </w:style>
  <w:style w:type="paragraph" w:styleId="Titre2">
    <w:name w:val="heading 2"/>
    <w:basedOn w:val="Normal"/>
    <w:next w:val="Normal"/>
    <w:link w:val="Titre2Car"/>
    <w:uiPriority w:val="9"/>
    <w:unhideWhenUsed/>
    <w:qFormat/>
    <w:rsid w:val="004F4FD1"/>
    <w:pPr>
      <w:keepNext/>
      <w:keepLines/>
      <w:spacing w:before="160" w:after="40" w:line="360" w:lineRule="auto"/>
      <w:ind w:left="708"/>
      <w:jc w:val="both"/>
      <w:outlineLvl w:val="1"/>
    </w:pPr>
    <w:rPr>
      <w:rFonts w:ascii="Times New Roman" w:eastAsiaTheme="majorEastAsia" w:hAnsi="Times New Roman" w:cs="Times New Roman"/>
      <w:b/>
      <w:sz w:val="24"/>
      <w:szCs w:val="24"/>
    </w:rPr>
  </w:style>
  <w:style w:type="paragraph" w:styleId="Titre3">
    <w:name w:val="heading 3"/>
    <w:basedOn w:val="Normal"/>
    <w:next w:val="Normal"/>
    <w:link w:val="Titre3Car"/>
    <w:uiPriority w:val="9"/>
    <w:unhideWhenUsed/>
    <w:qFormat/>
    <w:rsid w:val="0012138C"/>
    <w:pPr>
      <w:keepNext/>
      <w:keepLines/>
      <w:spacing w:before="160" w:after="0" w:line="360" w:lineRule="auto"/>
      <w:ind w:left="708" w:firstLine="708"/>
      <w:outlineLvl w:val="2"/>
    </w:pPr>
    <w:rPr>
      <w:rFonts w:ascii="Times New Roman" w:eastAsiaTheme="majorEastAsia" w:hAnsi="Times New Roman" w:cs="Times New Roman"/>
      <w:b/>
      <w:sz w:val="24"/>
      <w:szCs w:val="32"/>
      <w:lang w:eastAsia="fr-FR"/>
    </w:rPr>
  </w:style>
  <w:style w:type="paragraph" w:styleId="Titre4">
    <w:name w:val="heading 4"/>
    <w:basedOn w:val="Normal"/>
    <w:next w:val="Normal"/>
    <w:link w:val="Titre4Car"/>
    <w:uiPriority w:val="9"/>
    <w:unhideWhenUsed/>
    <w:qFormat/>
    <w:rsid w:val="0012138C"/>
    <w:pPr>
      <w:keepNext/>
      <w:keepLines/>
      <w:spacing w:before="80" w:after="0" w:line="360" w:lineRule="auto"/>
      <w:ind w:left="2124"/>
      <w:outlineLvl w:val="3"/>
    </w:pPr>
    <w:rPr>
      <w:rFonts w:ascii="Times New Roman" w:eastAsiaTheme="majorEastAsia" w:hAnsi="Times New Roman" w:cs="Times New Roman"/>
      <w:b/>
      <w:iCs/>
      <w:sz w:val="24"/>
      <w:szCs w:val="24"/>
      <w:lang w:eastAsia="fr-FR"/>
    </w:rPr>
  </w:style>
  <w:style w:type="paragraph" w:styleId="Titre5">
    <w:name w:val="heading 5"/>
    <w:basedOn w:val="Normal"/>
    <w:next w:val="Normal"/>
    <w:link w:val="Titre5Car"/>
    <w:uiPriority w:val="9"/>
    <w:semiHidden/>
    <w:unhideWhenUsed/>
    <w:qFormat/>
    <w:rsid w:val="007B0B39"/>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7B0B39"/>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7B0B39"/>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7B0B39"/>
    <w:pPr>
      <w:keepNext/>
      <w:keepLines/>
      <w:spacing w:before="40" w:after="0"/>
      <w:outlineLvl w:val="7"/>
    </w:pPr>
    <w:rPr>
      <w:rFonts w:asciiTheme="majorHAnsi" w:eastAsiaTheme="majorEastAsia" w:hAnsiTheme="majorHAnsi" w:cstheme="majorBidi"/>
      <w:i/>
      <w:iCs/>
      <w:sz w:val="22"/>
      <w:szCs w:val="22"/>
    </w:rPr>
  </w:style>
  <w:style w:type="paragraph" w:styleId="Titre9">
    <w:name w:val="heading 9"/>
    <w:basedOn w:val="Normal"/>
    <w:next w:val="Normal"/>
    <w:link w:val="Titre9Car"/>
    <w:uiPriority w:val="9"/>
    <w:semiHidden/>
    <w:unhideWhenUsed/>
    <w:qFormat/>
    <w:rsid w:val="007B0B39"/>
    <w:pPr>
      <w:keepNext/>
      <w:keepLines/>
      <w:spacing w:before="40" w:after="0"/>
      <w:outlineLvl w:val="8"/>
    </w:pPr>
    <w:rPr>
      <w:b/>
      <w:bCs/>
      <w:i/>
      <w:i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41AA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961CD6"/>
    <w:rPr>
      <w:color w:val="0563C1" w:themeColor="hyperlink"/>
      <w:u w:val="single"/>
    </w:rPr>
  </w:style>
  <w:style w:type="paragraph" w:styleId="TM1">
    <w:name w:val="toc 1"/>
    <w:basedOn w:val="Normal"/>
    <w:next w:val="Normal"/>
    <w:autoRedefine/>
    <w:uiPriority w:val="39"/>
    <w:unhideWhenUsed/>
    <w:rsid w:val="00961CD6"/>
    <w:pPr>
      <w:spacing w:after="100"/>
    </w:pPr>
  </w:style>
  <w:style w:type="character" w:customStyle="1" w:styleId="Titre2Car">
    <w:name w:val="Titre 2 Car"/>
    <w:basedOn w:val="Policepardfaut"/>
    <w:link w:val="Titre2"/>
    <w:uiPriority w:val="9"/>
    <w:rsid w:val="004F4FD1"/>
    <w:rPr>
      <w:rFonts w:ascii="Times New Roman" w:eastAsiaTheme="majorEastAsia" w:hAnsi="Times New Roman" w:cs="Times New Roman"/>
      <w:b/>
      <w:sz w:val="24"/>
      <w:szCs w:val="24"/>
    </w:rPr>
  </w:style>
  <w:style w:type="paragraph" w:styleId="Sansinterligne">
    <w:name w:val="No Spacing"/>
    <w:uiPriority w:val="1"/>
    <w:qFormat/>
    <w:rsid w:val="007B0B39"/>
    <w:pPr>
      <w:spacing w:after="0" w:line="240" w:lineRule="auto"/>
    </w:pPr>
  </w:style>
  <w:style w:type="character" w:customStyle="1" w:styleId="Titre1Car">
    <w:name w:val="Titre 1 Car"/>
    <w:basedOn w:val="Policepardfaut"/>
    <w:link w:val="Titre1"/>
    <w:uiPriority w:val="9"/>
    <w:rsid w:val="0012138C"/>
    <w:rPr>
      <w:rFonts w:ascii="Times New Roman" w:eastAsiaTheme="majorEastAsia" w:hAnsi="Times New Roman" w:cs="Times New Roman"/>
      <w:b/>
      <w:noProof/>
      <w:sz w:val="24"/>
      <w:szCs w:val="40"/>
      <w:lang w:eastAsia="fr-FR"/>
    </w:rPr>
  </w:style>
  <w:style w:type="character" w:customStyle="1" w:styleId="Titre3Car">
    <w:name w:val="Titre 3 Car"/>
    <w:basedOn w:val="Policepardfaut"/>
    <w:link w:val="Titre3"/>
    <w:uiPriority w:val="9"/>
    <w:rsid w:val="0012138C"/>
    <w:rPr>
      <w:rFonts w:ascii="Times New Roman" w:eastAsiaTheme="majorEastAsia" w:hAnsi="Times New Roman" w:cs="Times New Roman"/>
      <w:b/>
      <w:sz w:val="24"/>
      <w:szCs w:val="32"/>
      <w:lang w:eastAsia="fr-FR"/>
    </w:rPr>
  </w:style>
  <w:style w:type="character" w:customStyle="1" w:styleId="Titre4Car">
    <w:name w:val="Titre 4 Car"/>
    <w:basedOn w:val="Policepardfaut"/>
    <w:link w:val="Titre4"/>
    <w:uiPriority w:val="9"/>
    <w:rsid w:val="0012138C"/>
    <w:rPr>
      <w:rFonts w:ascii="Times New Roman" w:eastAsiaTheme="majorEastAsia" w:hAnsi="Times New Roman" w:cs="Times New Roman"/>
      <w:b/>
      <w:iCs/>
      <w:sz w:val="24"/>
      <w:szCs w:val="24"/>
      <w:lang w:eastAsia="fr-FR"/>
    </w:rPr>
  </w:style>
  <w:style w:type="character" w:customStyle="1" w:styleId="Titre5Car">
    <w:name w:val="Titre 5 Car"/>
    <w:basedOn w:val="Policepardfaut"/>
    <w:link w:val="Titre5"/>
    <w:uiPriority w:val="9"/>
    <w:semiHidden/>
    <w:rsid w:val="007B0B39"/>
    <w:rPr>
      <w:rFonts w:asciiTheme="majorHAnsi" w:eastAsiaTheme="majorEastAsia" w:hAnsiTheme="majorHAnsi" w:cstheme="majorBidi"/>
      <w:sz w:val="28"/>
      <w:szCs w:val="28"/>
    </w:rPr>
  </w:style>
  <w:style w:type="character" w:customStyle="1" w:styleId="Titre6Car">
    <w:name w:val="Titre 6 Car"/>
    <w:basedOn w:val="Policepardfaut"/>
    <w:link w:val="Titre6"/>
    <w:uiPriority w:val="9"/>
    <w:semiHidden/>
    <w:rsid w:val="007B0B39"/>
    <w:rPr>
      <w:rFonts w:asciiTheme="majorHAnsi" w:eastAsiaTheme="majorEastAsia" w:hAnsiTheme="majorHAnsi" w:cstheme="majorBidi"/>
      <w:i/>
      <w:iCs/>
      <w:sz w:val="26"/>
      <w:szCs w:val="26"/>
    </w:rPr>
  </w:style>
  <w:style w:type="character" w:customStyle="1" w:styleId="Titre7Car">
    <w:name w:val="Titre 7 Car"/>
    <w:basedOn w:val="Policepardfaut"/>
    <w:link w:val="Titre7"/>
    <w:uiPriority w:val="9"/>
    <w:semiHidden/>
    <w:rsid w:val="007B0B39"/>
    <w:rPr>
      <w:rFonts w:asciiTheme="majorHAnsi" w:eastAsiaTheme="majorEastAsia" w:hAnsiTheme="majorHAnsi" w:cstheme="majorBidi"/>
      <w:sz w:val="24"/>
      <w:szCs w:val="24"/>
    </w:rPr>
  </w:style>
  <w:style w:type="character" w:customStyle="1" w:styleId="Titre8Car">
    <w:name w:val="Titre 8 Car"/>
    <w:basedOn w:val="Policepardfaut"/>
    <w:link w:val="Titre8"/>
    <w:uiPriority w:val="9"/>
    <w:semiHidden/>
    <w:rsid w:val="007B0B39"/>
    <w:rPr>
      <w:rFonts w:asciiTheme="majorHAnsi" w:eastAsiaTheme="majorEastAsia" w:hAnsiTheme="majorHAnsi" w:cstheme="majorBidi"/>
      <w:i/>
      <w:iCs/>
      <w:sz w:val="22"/>
      <w:szCs w:val="22"/>
    </w:rPr>
  </w:style>
  <w:style w:type="character" w:customStyle="1" w:styleId="Titre9Car">
    <w:name w:val="Titre 9 Car"/>
    <w:basedOn w:val="Policepardfaut"/>
    <w:link w:val="Titre9"/>
    <w:uiPriority w:val="9"/>
    <w:semiHidden/>
    <w:rsid w:val="007B0B39"/>
    <w:rPr>
      <w:b/>
      <w:bCs/>
      <w:i/>
      <w:iCs/>
    </w:rPr>
  </w:style>
  <w:style w:type="paragraph" w:styleId="Lgende">
    <w:name w:val="caption"/>
    <w:basedOn w:val="Normal"/>
    <w:next w:val="Normal"/>
    <w:uiPriority w:val="35"/>
    <w:unhideWhenUsed/>
    <w:qFormat/>
    <w:rsid w:val="00326CEB"/>
    <w:pPr>
      <w:spacing w:line="240" w:lineRule="auto"/>
      <w:jc w:val="center"/>
    </w:pPr>
    <w:rPr>
      <w:rFonts w:ascii="Times New Roman" w:hAnsi="Times New Roman" w:cs="Times New Roman"/>
      <w:b/>
      <w:bCs/>
      <w:i/>
      <w:color w:val="404040" w:themeColor="text1" w:themeTint="BF"/>
      <w:sz w:val="20"/>
      <w:szCs w:val="16"/>
    </w:rPr>
  </w:style>
  <w:style w:type="paragraph" w:styleId="Titre">
    <w:name w:val="Title"/>
    <w:basedOn w:val="Normal"/>
    <w:next w:val="Normal"/>
    <w:link w:val="TitreCar"/>
    <w:uiPriority w:val="10"/>
    <w:qFormat/>
    <w:rsid w:val="007B0B39"/>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reCar">
    <w:name w:val="Titre Car"/>
    <w:basedOn w:val="Policepardfaut"/>
    <w:link w:val="Titre"/>
    <w:uiPriority w:val="10"/>
    <w:rsid w:val="007B0B39"/>
    <w:rPr>
      <w:rFonts w:asciiTheme="majorHAnsi" w:eastAsiaTheme="majorEastAsia" w:hAnsiTheme="majorHAnsi" w:cstheme="majorBidi"/>
      <w:caps/>
      <w:color w:val="44546A" w:themeColor="text2"/>
      <w:spacing w:val="30"/>
      <w:sz w:val="72"/>
      <w:szCs w:val="72"/>
    </w:rPr>
  </w:style>
  <w:style w:type="paragraph" w:styleId="Sous-titre">
    <w:name w:val="Subtitle"/>
    <w:basedOn w:val="Normal"/>
    <w:next w:val="Normal"/>
    <w:link w:val="Sous-titreCar"/>
    <w:uiPriority w:val="11"/>
    <w:qFormat/>
    <w:rsid w:val="007B0B39"/>
    <w:pPr>
      <w:numPr>
        <w:ilvl w:val="1"/>
      </w:numPr>
      <w:jc w:val="center"/>
    </w:pPr>
    <w:rPr>
      <w:color w:val="44546A" w:themeColor="text2"/>
      <w:sz w:val="28"/>
      <w:szCs w:val="28"/>
    </w:rPr>
  </w:style>
  <w:style w:type="character" w:customStyle="1" w:styleId="Sous-titreCar">
    <w:name w:val="Sous-titre Car"/>
    <w:basedOn w:val="Policepardfaut"/>
    <w:link w:val="Sous-titre"/>
    <w:uiPriority w:val="11"/>
    <w:rsid w:val="007B0B39"/>
    <w:rPr>
      <w:color w:val="44546A" w:themeColor="text2"/>
      <w:sz w:val="28"/>
      <w:szCs w:val="28"/>
    </w:rPr>
  </w:style>
  <w:style w:type="character" w:styleId="lev">
    <w:name w:val="Strong"/>
    <w:basedOn w:val="Policepardfaut"/>
    <w:uiPriority w:val="22"/>
    <w:qFormat/>
    <w:rsid w:val="007B0B39"/>
    <w:rPr>
      <w:b/>
      <w:bCs/>
    </w:rPr>
  </w:style>
  <w:style w:type="character" w:styleId="Accentuation">
    <w:name w:val="Emphasis"/>
    <w:basedOn w:val="Policepardfaut"/>
    <w:uiPriority w:val="20"/>
    <w:qFormat/>
    <w:rsid w:val="007B0B39"/>
    <w:rPr>
      <w:i/>
      <w:iCs/>
      <w:color w:val="000000" w:themeColor="text1"/>
    </w:rPr>
  </w:style>
  <w:style w:type="paragraph" w:styleId="Citation">
    <w:name w:val="Quote"/>
    <w:basedOn w:val="Normal"/>
    <w:next w:val="Normal"/>
    <w:link w:val="CitationCar"/>
    <w:uiPriority w:val="29"/>
    <w:qFormat/>
    <w:rsid w:val="007B0B39"/>
    <w:pPr>
      <w:spacing w:before="160"/>
      <w:ind w:left="720" w:right="720"/>
      <w:jc w:val="center"/>
    </w:pPr>
    <w:rPr>
      <w:i/>
      <w:iCs/>
      <w:color w:val="7B7B7B" w:themeColor="accent3" w:themeShade="BF"/>
      <w:sz w:val="24"/>
      <w:szCs w:val="24"/>
    </w:rPr>
  </w:style>
  <w:style w:type="character" w:customStyle="1" w:styleId="CitationCar">
    <w:name w:val="Citation Car"/>
    <w:basedOn w:val="Policepardfaut"/>
    <w:link w:val="Citation"/>
    <w:uiPriority w:val="29"/>
    <w:rsid w:val="007B0B39"/>
    <w:rPr>
      <w:i/>
      <w:iCs/>
      <w:color w:val="7B7B7B" w:themeColor="accent3" w:themeShade="BF"/>
      <w:sz w:val="24"/>
      <w:szCs w:val="24"/>
    </w:rPr>
  </w:style>
  <w:style w:type="paragraph" w:styleId="Citationintense">
    <w:name w:val="Intense Quote"/>
    <w:basedOn w:val="Normal"/>
    <w:next w:val="Normal"/>
    <w:link w:val="CitationintenseCar"/>
    <w:uiPriority w:val="30"/>
    <w:qFormat/>
    <w:rsid w:val="007B0B39"/>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CitationintenseCar">
    <w:name w:val="Citation intense Car"/>
    <w:basedOn w:val="Policepardfaut"/>
    <w:link w:val="Citationintense"/>
    <w:uiPriority w:val="30"/>
    <w:rsid w:val="007B0B39"/>
    <w:rPr>
      <w:rFonts w:asciiTheme="majorHAnsi" w:eastAsiaTheme="majorEastAsia" w:hAnsiTheme="majorHAnsi" w:cstheme="majorBidi"/>
      <w:caps/>
      <w:color w:val="2E74B5" w:themeColor="accent1" w:themeShade="BF"/>
      <w:sz w:val="28"/>
      <w:szCs w:val="28"/>
    </w:rPr>
  </w:style>
  <w:style w:type="character" w:styleId="Accentuationlgre">
    <w:name w:val="Subtle Emphasis"/>
    <w:basedOn w:val="Policepardfaut"/>
    <w:uiPriority w:val="19"/>
    <w:qFormat/>
    <w:rsid w:val="007B0B39"/>
    <w:rPr>
      <w:i/>
      <w:iCs/>
      <w:color w:val="595959" w:themeColor="text1" w:themeTint="A6"/>
    </w:rPr>
  </w:style>
  <w:style w:type="character" w:styleId="Accentuationintense">
    <w:name w:val="Intense Emphasis"/>
    <w:basedOn w:val="Policepardfaut"/>
    <w:uiPriority w:val="21"/>
    <w:qFormat/>
    <w:rsid w:val="00B33AD2"/>
    <w:rPr>
      <w:rFonts w:ascii="Times New Roman" w:hAnsi="Times New Roman" w:cs="Times New Roman"/>
      <w:b/>
      <w:bCs/>
      <w:i/>
      <w:iCs/>
      <w:sz w:val="24"/>
    </w:rPr>
  </w:style>
  <w:style w:type="character" w:styleId="Rfrencelgre">
    <w:name w:val="Subtle Reference"/>
    <w:basedOn w:val="Policepardfaut"/>
    <w:uiPriority w:val="31"/>
    <w:qFormat/>
    <w:rsid w:val="007B0B39"/>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7B0B39"/>
    <w:rPr>
      <w:b/>
      <w:bCs/>
      <w:caps w:val="0"/>
      <w:smallCaps/>
      <w:color w:val="auto"/>
      <w:spacing w:val="0"/>
      <w:u w:val="single"/>
    </w:rPr>
  </w:style>
  <w:style w:type="character" w:styleId="Titredulivre">
    <w:name w:val="Book Title"/>
    <w:basedOn w:val="Policepardfaut"/>
    <w:uiPriority w:val="33"/>
    <w:qFormat/>
    <w:rsid w:val="007B0B39"/>
    <w:rPr>
      <w:b/>
      <w:bCs/>
      <w:caps w:val="0"/>
      <w:smallCaps/>
      <w:spacing w:val="0"/>
    </w:rPr>
  </w:style>
  <w:style w:type="paragraph" w:styleId="En-ttedetabledesmatires">
    <w:name w:val="TOC Heading"/>
    <w:basedOn w:val="Titre1"/>
    <w:next w:val="Normal"/>
    <w:uiPriority w:val="39"/>
    <w:unhideWhenUsed/>
    <w:qFormat/>
    <w:rsid w:val="007B0B39"/>
    <w:pPr>
      <w:outlineLvl w:val="9"/>
    </w:pPr>
  </w:style>
  <w:style w:type="paragraph" w:styleId="Paragraphedeliste">
    <w:name w:val="List Paragraph"/>
    <w:basedOn w:val="Normal"/>
    <w:uiPriority w:val="34"/>
    <w:qFormat/>
    <w:rsid w:val="006B7158"/>
    <w:pPr>
      <w:ind w:left="720"/>
      <w:contextualSpacing/>
    </w:pPr>
  </w:style>
  <w:style w:type="paragraph" w:styleId="En-tte">
    <w:name w:val="header"/>
    <w:basedOn w:val="Normal"/>
    <w:link w:val="En-tteCar"/>
    <w:uiPriority w:val="99"/>
    <w:unhideWhenUsed/>
    <w:rsid w:val="00C61D2F"/>
    <w:pPr>
      <w:tabs>
        <w:tab w:val="center" w:pos="4536"/>
        <w:tab w:val="right" w:pos="9072"/>
      </w:tabs>
      <w:spacing w:after="0" w:line="240" w:lineRule="auto"/>
    </w:pPr>
  </w:style>
  <w:style w:type="character" w:customStyle="1" w:styleId="En-tteCar">
    <w:name w:val="En-tête Car"/>
    <w:basedOn w:val="Policepardfaut"/>
    <w:link w:val="En-tte"/>
    <w:uiPriority w:val="99"/>
    <w:rsid w:val="00C61D2F"/>
  </w:style>
  <w:style w:type="paragraph" w:styleId="Pieddepage">
    <w:name w:val="footer"/>
    <w:basedOn w:val="Normal"/>
    <w:link w:val="PieddepageCar"/>
    <w:uiPriority w:val="99"/>
    <w:unhideWhenUsed/>
    <w:rsid w:val="00C61D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61D2F"/>
  </w:style>
  <w:style w:type="paragraph" w:styleId="TM2">
    <w:name w:val="toc 2"/>
    <w:basedOn w:val="Normal"/>
    <w:next w:val="Normal"/>
    <w:autoRedefine/>
    <w:uiPriority w:val="39"/>
    <w:unhideWhenUsed/>
    <w:rsid w:val="00276D54"/>
    <w:pPr>
      <w:spacing w:after="100"/>
      <w:ind w:left="210"/>
    </w:pPr>
  </w:style>
  <w:style w:type="character" w:styleId="CodeHTML">
    <w:name w:val="HTML Code"/>
    <w:basedOn w:val="Policepardfaut"/>
    <w:uiPriority w:val="99"/>
    <w:semiHidden/>
    <w:unhideWhenUsed/>
    <w:rsid w:val="00DF6E48"/>
    <w:rPr>
      <w:rFonts w:ascii="Courier New" w:eastAsia="Times New Roman" w:hAnsi="Courier New" w:cs="Courier New"/>
      <w:sz w:val="20"/>
      <w:szCs w:val="20"/>
    </w:rPr>
  </w:style>
  <w:style w:type="paragraph" w:styleId="Tabledesillustrations">
    <w:name w:val="table of figures"/>
    <w:basedOn w:val="Normal"/>
    <w:next w:val="Normal"/>
    <w:uiPriority w:val="99"/>
    <w:unhideWhenUsed/>
    <w:rsid w:val="00202871"/>
    <w:pPr>
      <w:spacing w:after="0"/>
    </w:pPr>
  </w:style>
  <w:style w:type="table" w:customStyle="1" w:styleId="Grilledutableau1">
    <w:name w:val="Grille du tableau1"/>
    <w:basedOn w:val="TableauNormal"/>
    <w:next w:val="Grilledutableau"/>
    <w:uiPriority w:val="39"/>
    <w:rsid w:val="00801855"/>
    <w:pPr>
      <w:spacing w:after="0" w:line="240" w:lineRule="auto"/>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FC6E65"/>
    <w:pPr>
      <w:spacing w:after="100"/>
      <w:ind w:left="420"/>
    </w:pPr>
  </w:style>
  <w:style w:type="paragraph" w:customStyle="1" w:styleId="Default">
    <w:name w:val="Default"/>
    <w:rsid w:val="00124523"/>
    <w:pPr>
      <w:autoSpaceDE w:val="0"/>
      <w:autoSpaceDN w:val="0"/>
      <w:adjustRightInd w:val="0"/>
      <w:spacing w:after="0" w:line="240" w:lineRule="auto"/>
    </w:pPr>
    <w:rPr>
      <w:rFonts w:ascii="Times New Roman" w:eastAsiaTheme="minorHAnsi" w:hAnsi="Times New Roman" w:cs="Times New Roman"/>
      <w:color w:val="000000"/>
      <w:sz w:val="24"/>
      <w:szCs w:val="24"/>
      <w:lang w:val="fr-CM"/>
      <w14:ligatures w14:val="standardContextual"/>
    </w:rPr>
  </w:style>
  <w:style w:type="paragraph" w:styleId="NormalWeb">
    <w:name w:val="Normal (Web)"/>
    <w:basedOn w:val="Normal"/>
    <w:uiPriority w:val="99"/>
    <w:unhideWhenUsed/>
    <w:rsid w:val="003E6E3C"/>
    <w:pPr>
      <w:spacing w:before="100" w:beforeAutospacing="1" w:after="100" w:afterAutospacing="1" w:line="240" w:lineRule="auto"/>
    </w:pPr>
    <w:rPr>
      <w:rFonts w:ascii="Times New Roman" w:eastAsia="Times New Roman" w:hAnsi="Times New Roman" w:cs="Times New Roman"/>
      <w:sz w:val="24"/>
      <w:szCs w:val="24"/>
      <w:lang w:val="fr-CM" w:eastAsia="fr-CM"/>
    </w:rPr>
  </w:style>
  <w:style w:type="character" w:styleId="Mentionnonrsolue">
    <w:name w:val="Unresolved Mention"/>
    <w:basedOn w:val="Policepardfaut"/>
    <w:uiPriority w:val="99"/>
    <w:semiHidden/>
    <w:unhideWhenUsed/>
    <w:rsid w:val="000B4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5921">
      <w:bodyDiv w:val="1"/>
      <w:marLeft w:val="0"/>
      <w:marRight w:val="0"/>
      <w:marTop w:val="0"/>
      <w:marBottom w:val="0"/>
      <w:divBdr>
        <w:top w:val="none" w:sz="0" w:space="0" w:color="auto"/>
        <w:left w:val="none" w:sz="0" w:space="0" w:color="auto"/>
        <w:bottom w:val="none" w:sz="0" w:space="0" w:color="auto"/>
        <w:right w:val="none" w:sz="0" w:space="0" w:color="auto"/>
      </w:divBdr>
    </w:div>
    <w:div w:id="261770418">
      <w:bodyDiv w:val="1"/>
      <w:marLeft w:val="0"/>
      <w:marRight w:val="0"/>
      <w:marTop w:val="0"/>
      <w:marBottom w:val="0"/>
      <w:divBdr>
        <w:top w:val="none" w:sz="0" w:space="0" w:color="auto"/>
        <w:left w:val="none" w:sz="0" w:space="0" w:color="auto"/>
        <w:bottom w:val="none" w:sz="0" w:space="0" w:color="auto"/>
        <w:right w:val="none" w:sz="0" w:space="0" w:color="auto"/>
      </w:divBdr>
      <w:divsChild>
        <w:div w:id="29847864">
          <w:marLeft w:val="0"/>
          <w:marRight w:val="0"/>
          <w:marTop w:val="0"/>
          <w:marBottom w:val="0"/>
          <w:divBdr>
            <w:top w:val="none" w:sz="0" w:space="0" w:color="auto"/>
            <w:left w:val="none" w:sz="0" w:space="0" w:color="auto"/>
            <w:bottom w:val="none" w:sz="0" w:space="0" w:color="auto"/>
            <w:right w:val="none" w:sz="0" w:space="0" w:color="auto"/>
          </w:divBdr>
          <w:divsChild>
            <w:div w:id="592280246">
              <w:marLeft w:val="0"/>
              <w:marRight w:val="0"/>
              <w:marTop w:val="0"/>
              <w:marBottom w:val="0"/>
              <w:divBdr>
                <w:top w:val="none" w:sz="0" w:space="0" w:color="auto"/>
                <w:left w:val="none" w:sz="0" w:space="0" w:color="auto"/>
                <w:bottom w:val="none" w:sz="0" w:space="0" w:color="auto"/>
                <w:right w:val="none" w:sz="0" w:space="0" w:color="auto"/>
              </w:divBdr>
            </w:div>
            <w:div w:id="13862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1059">
      <w:bodyDiv w:val="1"/>
      <w:marLeft w:val="0"/>
      <w:marRight w:val="0"/>
      <w:marTop w:val="0"/>
      <w:marBottom w:val="0"/>
      <w:divBdr>
        <w:top w:val="none" w:sz="0" w:space="0" w:color="auto"/>
        <w:left w:val="none" w:sz="0" w:space="0" w:color="auto"/>
        <w:bottom w:val="none" w:sz="0" w:space="0" w:color="auto"/>
        <w:right w:val="none" w:sz="0" w:space="0" w:color="auto"/>
      </w:divBdr>
    </w:div>
    <w:div w:id="615411585">
      <w:bodyDiv w:val="1"/>
      <w:marLeft w:val="0"/>
      <w:marRight w:val="0"/>
      <w:marTop w:val="0"/>
      <w:marBottom w:val="0"/>
      <w:divBdr>
        <w:top w:val="none" w:sz="0" w:space="0" w:color="auto"/>
        <w:left w:val="none" w:sz="0" w:space="0" w:color="auto"/>
        <w:bottom w:val="none" w:sz="0" w:space="0" w:color="auto"/>
        <w:right w:val="none" w:sz="0" w:space="0" w:color="auto"/>
      </w:divBdr>
    </w:div>
    <w:div w:id="662776372">
      <w:bodyDiv w:val="1"/>
      <w:marLeft w:val="0"/>
      <w:marRight w:val="0"/>
      <w:marTop w:val="0"/>
      <w:marBottom w:val="0"/>
      <w:divBdr>
        <w:top w:val="none" w:sz="0" w:space="0" w:color="auto"/>
        <w:left w:val="none" w:sz="0" w:space="0" w:color="auto"/>
        <w:bottom w:val="none" w:sz="0" w:space="0" w:color="auto"/>
        <w:right w:val="none" w:sz="0" w:space="0" w:color="auto"/>
      </w:divBdr>
    </w:div>
    <w:div w:id="769393992">
      <w:bodyDiv w:val="1"/>
      <w:marLeft w:val="0"/>
      <w:marRight w:val="0"/>
      <w:marTop w:val="0"/>
      <w:marBottom w:val="0"/>
      <w:divBdr>
        <w:top w:val="none" w:sz="0" w:space="0" w:color="auto"/>
        <w:left w:val="none" w:sz="0" w:space="0" w:color="auto"/>
        <w:bottom w:val="none" w:sz="0" w:space="0" w:color="auto"/>
        <w:right w:val="none" w:sz="0" w:space="0" w:color="auto"/>
      </w:divBdr>
    </w:div>
    <w:div w:id="1457915100">
      <w:bodyDiv w:val="1"/>
      <w:marLeft w:val="0"/>
      <w:marRight w:val="0"/>
      <w:marTop w:val="0"/>
      <w:marBottom w:val="0"/>
      <w:divBdr>
        <w:top w:val="none" w:sz="0" w:space="0" w:color="auto"/>
        <w:left w:val="none" w:sz="0" w:space="0" w:color="auto"/>
        <w:bottom w:val="none" w:sz="0" w:space="0" w:color="auto"/>
        <w:right w:val="none" w:sz="0" w:space="0" w:color="auto"/>
      </w:divBdr>
    </w:div>
    <w:div w:id="1471825985">
      <w:bodyDiv w:val="1"/>
      <w:marLeft w:val="0"/>
      <w:marRight w:val="0"/>
      <w:marTop w:val="0"/>
      <w:marBottom w:val="0"/>
      <w:divBdr>
        <w:top w:val="none" w:sz="0" w:space="0" w:color="auto"/>
        <w:left w:val="none" w:sz="0" w:space="0" w:color="auto"/>
        <w:bottom w:val="none" w:sz="0" w:space="0" w:color="auto"/>
        <w:right w:val="none" w:sz="0" w:space="0" w:color="auto"/>
      </w:divBdr>
    </w:div>
    <w:div w:id="1734741117">
      <w:bodyDiv w:val="1"/>
      <w:marLeft w:val="0"/>
      <w:marRight w:val="0"/>
      <w:marTop w:val="0"/>
      <w:marBottom w:val="0"/>
      <w:divBdr>
        <w:top w:val="none" w:sz="0" w:space="0" w:color="auto"/>
        <w:left w:val="none" w:sz="0" w:space="0" w:color="auto"/>
        <w:bottom w:val="none" w:sz="0" w:space="0" w:color="auto"/>
        <w:right w:val="none" w:sz="0" w:space="0" w:color="auto"/>
      </w:divBdr>
    </w:div>
    <w:div w:id="1740321545">
      <w:bodyDiv w:val="1"/>
      <w:marLeft w:val="0"/>
      <w:marRight w:val="0"/>
      <w:marTop w:val="0"/>
      <w:marBottom w:val="0"/>
      <w:divBdr>
        <w:top w:val="none" w:sz="0" w:space="0" w:color="auto"/>
        <w:left w:val="none" w:sz="0" w:space="0" w:color="auto"/>
        <w:bottom w:val="none" w:sz="0" w:space="0" w:color="auto"/>
        <w:right w:val="none" w:sz="0" w:space="0" w:color="auto"/>
      </w:divBdr>
    </w:div>
    <w:div w:id="1808664791">
      <w:bodyDiv w:val="1"/>
      <w:marLeft w:val="0"/>
      <w:marRight w:val="0"/>
      <w:marTop w:val="0"/>
      <w:marBottom w:val="0"/>
      <w:divBdr>
        <w:top w:val="none" w:sz="0" w:space="0" w:color="auto"/>
        <w:left w:val="none" w:sz="0" w:space="0" w:color="auto"/>
        <w:bottom w:val="none" w:sz="0" w:space="0" w:color="auto"/>
        <w:right w:val="none" w:sz="0" w:space="0" w:color="auto"/>
      </w:divBdr>
      <w:divsChild>
        <w:div w:id="809984330">
          <w:marLeft w:val="0"/>
          <w:marRight w:val="0"/>
          <w:marTop w:val="0"/>
          <w:marBottom w:val="0"/>
          <w:divBdr>
            <w:top w:val="none" w:sz="0" w:space="0" w:color="auto"/>
            <w:left w:val="none" w:sz="0" w:space="0" w:color="auto"/>
            <w:bottom w:val="none" w:sz="0" w:space="0" w:color="auto"/>
            <w:right w:val="none" w:sz="0" w:space="0" w:color="auto"/>
          </w:divBdr>
          <w:divsChild>
            <w:div w:id="71852467">
              <w:marLeft w:val="0"/>
              <w:marRight w:val="0"/>
              <w:marTop w:val="0"/>
              <w:marBottom w:val="0"/>
              <w:divBdr>
                <w:top w:val="none" w:sz="0" w:space="0" w:color="auto"/>
                <w:left w:val="none" w:sz="0" w:space="0" w:color="auto"/>
                <w:bottom w:val="none" w:sz="0" w:space="0" w:color="auto"/>
                <w:right w:val="none" w:sz="0" w:space="0" w:color="auto"/>
              </w:divBdr>
            </w:div>
            <w:div w:id="131105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gif"/><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atascientest.com/nosq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e2ab629-efe8-4c59-9272-a1d6e6e088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025130D7F9704190D0CC7F5BA24F61" ma:contentTypeVersion="5" ma:contentTypeDescription="Create a new document." ma:contentTypeScope="" ma:versionID="86869aa67bda4caf5d483f9f4aaf9a49">
  <xsd:schema xmlns:xsd="http://www.w3.org/2001/XMLSchema" xmlns:xs="http://www.w3.org/2001/XMLSchema" xmlns:p="http://schemas.microsoft.com/office/2006/metadata/properties" xmlns:ns3="ce2ab629-efe8-4c59-9272-a1d6e6e088b5" targetNamespace="http://schemas.microsoft.com/office/2006/metadata/properties" ma:root="true" ma:fieldsID="9483c9c4cc85e65884f5ce37525f0965" ns3:_="">
    <xsd:import namespace="ce2ab629-efe8-4c59-9272-a1d6e6e088b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2ab629-efe8-4c59-9272-a1d6e6e088b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9C6C25-AC34-4F1A-B040-6D10D06C85AC}">
  <ds:schemaRefs>
    <ds:schemaRef ds:uri="http://schemas.openxmlformats.org/officeDocument/2006/bibliography"/>
  </ds:schemaRefs>
</ds:datastoreItem>
</file>

<file path=customXml/itemProps2.xml><?xml version="1.0" encoding="utf-8"?>
<ds:datastoreItem xmlns:ds="http://schemas.openxmlformats.org/officeDocument/2006/customXml" ds:itemID="{1AC7C145-45F5-4FA1-94A8-EA44FE6BD821}">
  <ds:schemaRefs>
    <ds:schemaRef ds:uri="http://schemas.microsoft.com/office/2006/metadata/properties"/>
    <ds:schemaRef ds:uri="http://schemas.microsoft.com/office/infopath/2007/PartnerControls"/>
    <ds:schemaRef ds:uri="ce2ab629-efe8-4c59-9272-a1d6e6e088b5"/>
  </ds:schemaRefs>
</ds:datastoreItem>
</file>

<file path=customXml/itemProps3.xml><?xml version="1.0" encoding="utf-8"?>
<ds:datastoreItem xmlns:ds="http://schemas.openxmlformats.org/officeDocument/2006/customXml" ds:itemID="{45700960-1147-47D8-A8D5-56A72F33A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2ab629-efe8-4c59-9272-a1d6e6e088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6F21D0-0B9C-41F6-B571-ED56747E8B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28</Pages>
  <Words>7239</Words>
  <Characters>39816</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HP-15</dc:creator>
  <cp:keywords/>
  <dc:description/>
  <cp:lastModifiedBy>TONDE  NDEBIA JUNIOR GAEL</cp:lastModifiedBy>
  <cp:revision>3</cp:revision>
  <cp:lastPrinted>2024-06-11T09:29:00Z</cp:lastPrinted>
  <dcterms:created xsi:type="dcterms:W3CDTF">2025-10-05T08:31:00Z</dcterms:created>
  <dcterms:modified xsi:type="dcterms:W3CDTF">2025-10-05T12:42:00Z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0x010100C9025130D7F9704190D0CC7F5BA24F61</vt:lpwstr>
  </property>
</Properties>
</file>